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926718"/>
        <w:docPartObj>
          <w:docPartGallery w:val="Cover Pages"/>
          <w:docPartUnique/>
        </w:docPartObj>
      </w:sdtPr>
      <w:sdtEndPr/>
      <w:sdtContent>
        <w:commentRangeStart w:id="0" w:displacedByCustomXml="prev"/>
        <w:commentRangeStart w:id="1" w:displacedByCustomXml="prev"/>
        <w:p w14:paraId="48CF27CD" w14:textId="77777777" w:rsidR="001A22A0" w:rsidRDefault="001A22A0">
          <w:r>
            <w:rPr>
              <w:noProof/>
              <w:lang w:val="en-GB" w:eastAsia="en-GB"/>
            </w:rPr>
            <mc:AlternateContent>
              <mc:Choice Requires="wpg">
                <w:drawing>
                  <wp:anchor distT="0" distB="0" distL="114300" distR="114300" simplePos="0" relativeHeight="251662336" behindDoc="0" locked="0" layoutInCell="1" allowOverlap="1" wp14:anchorId="7D96DCBB" wp14:editId="1F9EFFE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xmlns:w16se="http://schemas.microsoft.com/office/word/2015/wordml/symex" xmlns:cx1="http://schemas.microsoft.com/office/drawing/2015/9/8/chartex" xmlns:cx="http://schemas.microsoft.com/office/drawing/2014/chartex">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commentRangeEnd w:id="1"/>
          <w:r w:rsidR="007B222B">
            <w:rPr>
              <w:rStyle w:val="CommentReference"/>
            </w:rPr>
            <w:commentReference w:id="1"/>
          </w:r>
          <w:commentRangeEnd w:id="0"/>
          <w:r w:rsidR="00037E73">
            <w:rPr>
              <w:rStyle w:val="CommentReference"/>
            </w:rPr>
            <w:commentReference w:id="0"/>
          </w:r>
          <w:r>
            <w:rPr>
              <w:noProof/>
              <w:lang w:val="en-GB" w:eastAsia="en-GB"/>
            </w:rPr>
            <mc:AlternateContent>
              <mc:Choice Requires="wps">
                <w:drawing>
                  <wp:anchor distT="0" distB="0" distL="114300" distR="114300" simplePos="0" relativeHeight="251660288" behindDoc="0" locked="0" layoutInCell="1" allowOverlap="1" wp14:anchorId="31CCE2AB" wp14:editId="1C207D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C2F5995" w14:textId="77777777" w:rsidR="00E36B85" w:rsidRPr="001A22A0" w:rsidRDefault="00E36B85">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14:paraId="0F8C539E" w14:textId="77777777" w:rsidR="00E36B85" w:rsidRDefault="007C34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36B85">
                                      <w:rPr>
                                        <w:color w:val="595959" w:themeColor="text1" w:themeTint="A6"/>
                                        <w:sz w:val="18"/>
                                        <w:szCs w:val="18"/>
                                      </w:rPr>
                                      <w:t>Studentnummers: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CCE2A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2F5995" w14:textId="77777777" w:rsidR="00E36B85" w:rsidRPr="001A22A0" w:rsidRDefault="00E36B85">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14:paraId="0F8C539E" w14:textId="77777777" w:rsidR="00E36B85" w:rsidRDefault="00E36B8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Studentnummers: Ronald: 567906, Chris: 565191, Aaron: 566648</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56C5D7C" wp14:editId="494B2E5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10293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1029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EndPr>
                                  <w:rPr>
                                    <w:rStyle w:val="NoSpacingChar"/>
                                  </w:rPr>
                                </w:sdtEndPr>
                                <w:sdtContent>
                                  <w:p w14:paraId="190B0EB2" w14:textId="0BA3A089" w:rsidR="00E36B85" w:rsidRDefault="00E36B85" w:rsidP="001A22A0">
                                    <w:pPr>
                                      <w:pStyle w:val="NoSpacing"/>
                                      <w:jc w:val="right"/>
                                      <w:rPr>
                                        <w:color w:val="595959" w:themeColor="text1" w:themeTint="A6"/>
                                        <w:sz w:val="20"/>
                                        <w:szCs w:val="20"/>
                                      </w:rPr>
                                    </w:pPr>
                                    <w:r>
                                      <w:rPr>
                                        <w:rStyle w:val="NoSpacingChar"/>
                                        <w:rFonts w:ascii="Calibri" w:eastAsia="MS Mincho" w:hAnsi="Calibri" w:cs="Times New Roman"/>
                                        <w:lang w:val="nl-NL"/>
                                      </w:rPr>
                                      <w:t>Instelling: Hoge School Arnhem &amp; Nijmegen; Informatie Communicatie Academie.</w:t>
                                    </w:r>
                                    <w:r>
                                      <w:rPr>
                                        <w:rStyle w:val="NoSpacingChar"/>
                                        <w:rFonts w:ascii="Calibri" w:eastAsia="MS Mincho" w:hAnsi="Calibri" w:cs="Times New Roman"/>
                                        <w:lang w:val="nl-NL"/>
                                      </w:rPr>
                                      <w:br/>
                                      <w:t>Klas: I1E.</w:t>
                                    </w:r>
                                    <w:r>
                                      <w:rPr>
                                        <w:rStyle w:val="NoSpacingChar"/>
                                        <w:rFonts w:ascii="Calibri" w:eastAsia="MS Mincho" w:hAnsi="Calibri" w:cs="Times New Roman"/>
                                        <w:lang w:val="nl-NL"/>
                                      </w:rPr>
                                      <w:br/>
                                      <w:t>Vak: SAQ (System Analysis and Quality)</w:t>
                                    </w:r>
                                    <w:r>
                                      <w:rPr>
                                        <w:rStyle w:val="NoSpacingChar"/>
                                        <w:rFonts w:ascii="Calibri" w:eastAsia="MS Mincho" w:hAnsi="Calibri" w:cs="Times New Roman"/>
                                        <w:lang w:val="nl-NL"/>
                                      </w:rPr>
                                      <w:br/>
                                      <w:t>Docent: Coen Burgers</w:t>
                                    </w:r>
                                    <w:r>
                                      <w:rPr>
                                        <w:rStyle w:val="NoSpacingChar"/>
                                        <w:rFonts w:ascii="Calibri" w:eastAsia="MS Mincho" w:hAnsi="Calibri" w:cs="Times New Roman"/>
                                        <w:lang w:val="nl-NL"/>
                                      </w:rPr>
                                      <w:br/>
                                      <w:t>Datum: 12-10-2015, Plaats: Arnhem</w:t>
                                    </w:r>
                                    <w:r>
                                      <w:rPr>
                                        <w:rStyle w:val="NoSpacingChar"/>
                                        <w:rFonts w:ascii="Calibri" w:eastAsia="MS Mincho" w:hAnsi="Calibri" w:cs="Times New Roman"/>
                                        <w:lang w:val="nl-NL"/>
                                      </w:rPr>
                                      <w:br/>
                                      <w:t>Versie: 2.0</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6C5D7C" id="Text Box 153" o:spid="_x0000_s1027" type="#_x0000_t202" style="position:absolute;margin-left:0;margin-top:0;width:560.2pt;height:81.0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" filled="f" stroked="f" strokeweight=".5pt">
                    <v:textbox style="mso-fit-shape-to-text:t" inset="126pt,0,54pt,0">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14:paraId="190B0EB2" w14:textId="0BA3A089" w:rsidR="00E36B85" w:rsidRDefault="00E36B85" w:rsidP="001A22A0">
                              <w:pPr>
                                <w:pStyle w:val="NoSpacing"/>
                                <w:jc w:val="right"/>
                                <w:rPr>
                                  <w:color w:val="595959" w:themeColor="text1" w:themeTint="A6"/>
                                  <w:sz w:val="20"/>
                                  <w:szCs w:val="20"/>
                                </w:rPr>
                              </w:pPr>
                              <w:r>
                                <w:rPr>
                                  <w:rStyle w:val="NoSpacingChar"/>
                                  <w:rFonts w:ascii="Calibri" w:eastAsia="MS Mincho" w:hAnsi="Calibri" w:cs="Times New Roman"/>
                                  <w:lang w:val="nl-NL"/>
                                </w:rPr>
                                <w:t>Instelling: Hoge School Arnhem &amp; Nijmegen; Informatie Communicatie Academie.</w:t>
                              </w:r>
                              <w:r>
                                <w:rPr>
                                  <w:rStyle w:val="NoSpacingChar"/>
                                  <w:rFonts w:ascii="Calibri" w:eastAsia="MS Mincho" w:hAnsi="Calibri" w:cs="Times New Roman"/>
                                  <w:lang w:val="nl-NL"/>
                                </w:rPr>
                                <w:br/>
                                <w:t>Klas: I1E.</w:t>
                              </w:r>
                              <w:r>
                                <w:rPr>
                                  <w:rStyle w:val="NoSpacingChar"/>
                                  <w:rFonts w:ascii="Calibri" w:eastAsia="MS Mincho" w:hAnsi="Calibri" w:cs="Times New Roman"/>
                                  <w:lang w:val="nl-NL"/>
                                </w:rPr>
                                <w:br/>
                                <w:t>Vak: SAQ (System Analysis and Quality)</w:t>
                              </w:r>
                              <w:r>
                                <w:rPr>
                                  <w:rStyle w:val="NoSpacingChar"/>
                                  <w:rFonts w:ascii="Calibri" w:eastAsia="MS Mincho" w:hAnsi="Calibri" w:cs="Times New Roman"/>
                                  <w:lang w:val="nl-NL"/>
                                </w:rPr>
                                <w:br/>
                                <w:t>Docent: Coen Burgers</w:t>
                              </w:r>
                              <w:r>
                                <w:rPr>
                                  <w:rStyle w:val="NoSpacingChar"/>
                                  <w:rFonts w:ascii="Calibri" w:eastAsia="MS Mincho" w:hAnsi="Calibri" w:cs="Times New Roman"/>
                                  <w:lang w:val="nl-NL"/>
                                </w:rPr>
                                <w:br/>
                                <w:t>Datum: 12-10-2015, Plaats: Arnhem</w:t>
                              </w:r>
                              <w:r>
                                <w:rPr>
                                  <w:rStyle w:val="NoSpacingChar"/>
                                  <w:rFonts w:ascii="Calibri" w:eastAsia="MS Mincho" w:hAnsi="Calibri" w:cs="Times New Roman"/>
                                  <w:lang w:val="nl-NL"/>
                                </w:rPr>
                                <w:br/>
                                <w:t>Versie: 2.0</w:t>
                              </w:r>
                            </w:p>
                          </w:sdtContent>
                        </w:sdt>
                      </w:txbxContent>
                    </v:textbox>
                    <w10:wrap type="square" anchorx="page" anchory="page"/>
                  </v:shape>
                </w:pict>
              </mc:Fallback>
            </mc:AlternateContent>
          </w:r>
        </w:p>
        <w:p w14:paraId="4E36CB19" w14:textId="77777777" w:rsidR="001A22A0" w:rsidRDefault="00F5166E">
          <w:r>
            <w:rPr>
              <w:rStyle w:val="BalloonTextChar"/>
              <w:noProof/>
              <w:lang w:val="en-GB" w:eastAsia="en-GB"/>
            </w:rPr>
            <mc:AlternateContent>
              <mc:Choice Requires="wps">
                <w:drawing>
                  <wp:anchor distT="0" distB="0" distL="114300" distR="114300" simplePos="0" relativeHeight="251665408" behindDoc="0" locked="0" layoutInCell="1" allowOverlap="1" wp14:anchorId="643EC18F" wp14:editId="56947CFD">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14:paraId="18A951F7" w14:textId="77777777" w:rsidR="00E36B85" w:rsidRDefault="00E36B85"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643EC18F"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14:paraId="18A951F7" w14:textId="77777777" w:rsidR="00E36B85" w:rsidRDefault="00E36B85"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val="en-GB" w:eastAsia="en-GB"/>
            </w:rPr>
            <w:drawing>
              <wp:anchor distT="0" distB="0" distL="114300" distR="114300" simplePos="0" relativeHeight="251663360" behindDoc="0" locked="0" layoutInCell="1" allowOverlap="1" wp14:anchorId="198BE149" wp14:editId="264E6C29">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val="en-GB" w:eastAsia="en-GB"/>
            </w:rPr>
            <mc:AlternateContent>
              <mc:Choice Requires="wps">
                <w:drawing>
                  <wp:anchor distT="0" distB="0" distL="114300" distR="114300" simplePos="0" relativeHeight="251659264" behindDoc="0" locked="0" layoutInCell="1" allowOverlap="1" wp14:anchorId="2998350A" wp14:editId="4F3799CC">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2F0D9" w14:textId="77777777" w:rsidR="00E36B85" w:rsidRDefault="00E36B85"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14:paraId="622E8C59" w14:textId="77777777" w:rsidR="00E36B85" w:rsidRDefault="00E36B85"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ECB122B" w14:textId="77777777" w:rsidR="00E36B85" w:rsidRDefault="00E36B85"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998350A"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14:paraId="2A92F0D9" w14:textId="77777777" w:rsidR="00E36B85" w:rsidRDefault="00E36B85"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14:paraId="622E8C59" w14:textId="77777777" w:rsidR="00E36B85" w:rsidRDefault="00E36B85"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ECB122B" w14:textId="77777777" w:rsidR="00E36B85" w:rsidRDefault="00E36B85"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14:paraId="271A5FF1" w14:textId="77777777" w:rsidR="00E93F8C" w:rsidRDefault="00415C82" w:rsidP="00E36B85">
      <w:pPr>
        <w:pStyle w:val="Heading1"/>
      </w:pPr>
      <w:bookmarkStart w:id="2" w:name="_Toc435817354"/>
      <w:r>
        <w:lastRenderedPageBreak/>
        <w:t>Inleiding</w:t>
      </w:r>
      <w:bookmarkEnd w:id="2"/>
    </w:p>
    <w:p w14:paraId="39DF5C92" w14:textId="77777777" w:rsidR="00C1574F" w:rsidRDefault="00415C82" w:rsidP="00415C82">
      <w:r>
        <w:t>Als vervolg op het Use Case Rapport van ‘BikeRent’ dat wij eerder geleverd hebben maken wij nou een Testrapport, dit testrapport is niet gebaseerd op de Use Cases die wij eerder in ons Us</w:t>
      </w:r>
      <w:r w:rsidR="00C1574F">
        <w:t>e Case rapport gebruikt hebben. I</w:t>
      </w:r>
      <w:r>
        <w:t>n plaats daarvan is dit rapport gebaseerd op een aantal van de</w:t>
      </w:r>
      <w:r w:rsidR="00C1574F">
        <w:t xml:space="preserve"> </w:t>
      </w:r>
      <w:r>
        <w:t xml:space="preserve">Use Cases die </w:t>
      </w:r>
      <w:r w:rsidR="00C1574F">
        <w:t xml:space="preserve">gedefinieerd </w:t>
      </w:r>
      <w:r>
        <w:t>zijn bij de casus van deze opdracht.</w:t>
      </w:r>
      <w:r w:rsidR="00C1574F">
        <w:t xml:space="preserve"> Een Use Case is een functie binnen een bedrijf dat door het systeem moet worden uitgevoerd of ondersteund, dit kunnen bijvoorbeeld dingen zijn als het ontvangen van goederen of het corrigeren van het voorraadniveau.</w:t>
      </w:r>
    </w:p>
    <w:p w14:paraId="48EF1379" w14:textId="77777777" w:rsidR="00DC0841" w:rsidRDefault="00C1574F" w:rsidP="00DC0841">
      <w:pPr>
        <w:rPr>
          <w:rStyle w:val="Heading1Char"/>
        </w:rPr>
      </w:pPr>
      <w:r>
        <w:t xml:space="preserve">In dit rapport gaan wij kijken hoe deze </w:t>
      </w:r>
      <w:r w:rsidR="00E41789">
        <w:t>Use Cases getest moeten worden. Dit gaan wij doen door de verschillende scenario’s binnen een Use Case te testen. Hierbij kiezen we de scenario’s uit die zo veel mogelijk</w:t>
      </w:r>
      <w:r w:rsidR="00571992">
        <w:t xml:space="preserve"> verschillende</w:t>
      </w:r>
      <w:r w:rsidR="00E41789">
        <w:t xml:space="preserve"> routes binnen een Use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14:paraId="16CAD8E9" w14:textId="77777777" w:rsidR="00550666" w:rsidRDefault="00550666">
          <w:pPr>
            <w:pStyle w:val="TOCHeading"/>
          </w:pPr>
          <w:r>
            <w:t>Inhoudsopgave</w:t>
          </w:r>
        </w:p>
        <w:p w14:paraId="2DD6EA8D" w14:textId="77777777" w:rsidR="0076673B" w:rsidRDefault="00550666">
          <w:pPr>
            <w:pStyle w:val="TOC1"/>
            <w:tabs>
              <w:tab w:val="right" w:leader="dot" w:pos="9016"/>
            </w:tabs>
            <w:rPr>
              <w:ins w:id="3" w:author="Egdom, Ronald van" w:date="2015-11-20T21:13:00Z"/>
              <w:rFonts w:eastAsiaTheme="minorEastAsia"/>
              <w:noProof/>
              <w:lang w:val="en-GB" w:eastAsia="en-GB"/>
            </w:rPr>
          </w:pPr>
          <w:r>
            <w:fldChar w:fldCharType="begin"/>
          </w:r>
          <w:r>
            <w:instrText xml:space="preserve"> TOC \o "1-3" \h \z \u </w:instrText>
          </w:r>
          <w:r>
            <w:fldChar w:fldCharType="separate"/>
          </w:r>
          <w:ins w:id="4" w:author="Egdom, Ronald van" w:date="2015-11-20T21:13:00Z">
            <w:r w:rsidR="0076673B" w:rsidRPr="00DF782E">
              <w:rPr>
                <w:rStyle w:val="Hyperlink"/>
                <w:noProof/>
              </w:rPr>
              <w:fldChar w:fldCharType="begin"/>
            </w:r>
            <w:r w:rsidR="0076673B" w:rsidRPr="00DF782E">
              <w:rPr>
                <w:rStyle w:val="Hyperlink"/>
                <w:noProof/>
              </w:rPr>
              <w:instrText xml:space="preserve"> </w:instrText>
            </w:r>
            <w:r w:rsidR="0076673B">
              <w:rPr>
                <w:noProof/>
              </w:rPr>
              <w:instrText>HYPERLINK \l "_Toc435817354"</w:instrText>
            </w:r>
            <w:r w:rsidR="0076673B" w:rsidRPr="00DF782E">
              <w:rPr>
                <w:rStyle w:val="Hyperlink"/>
                <w:noProof/>
              </w:rPr>
              <w:instrText xml:space="preserve"> </w:instrText>
            </w:r>
            <w:r w:rsidR="0076673B" w:rsidRPr="00DF782E">
              <w:rPr>
                <w:rStyle w:val="Hyperlink"/>
                <w:noProof/>
              </w:rPr>
            </w:r>
            <w:r w:rsidR="0076673B" w:rsidRPr="00DF782E">
              <w:rPr>
                <w:rStyle w:val="Hyperlink"/>
                <w:noProof/>
              </w:rPr>
              <w:fldChar w:fldCharType="separate"/>
            </w:r>
            <w:r w:rsidR="0076673B" w:rsidRPr="00DF782E">
              <w:rPr>
                <w:rStyle w:val="Hyperlink"/>
                <w:noProof/>
              </w:rPr>
              <w:t>Inleiding</w:t>
            </w:r>
            <w:r w:rsidR="0076673B">
              <w:rPr>
                <w:noProof/>
                <w:webHidden/>
              </w:rPr>
              <w:tab/>
            </w:r>
            <w:r w:rsidR="0076673B">
              <w:rPr>
                <w:noProof/>
                <w:webHidden/>
              </w:rPr>
              <w:fldChar w:fldCharType="begin"/>
            </w:r>
            <w:r w:rsidR="0076673B">
              <w:rPr>
                <w:noProof/>
                <w:webHidden/>
              </w:rPr>
              <w:instrText xml:space="preserve"> PAGEREF _Toc435817354 \h </w:instrText>
            </w:r>
            <w:r w:rsidR="0076673B">
              <w:rPr>
                <w:noProof/>
                <w:webHidden/>
              </w:rPr>
            </w:r>
          </w:ins>
          <w:r w:rsidR="0076673B">
            <w:rPr>
              <w:noProof/>
              <w:webHidden/>
            </w:rPr>
            <w:fldChar w:fldCharType="separate"/>
          </w:r>
          <w:ins w:id="5" w:author="Egdom, Ronald van" w:date="2015-11-20T21:14:00Z">
            <w:r w:rsidR="00037E73">
              <w:rPr>
                <w:noProof/>
                <w:webHidden/>
              </w:rPr>
              <w:t>1</w:t>
            </w:r>
          </w:ins>
          <w:ins w:id="6" w:author="Egdom, Ronald van" w:date="2015-11-20T21:13:00Z">
            <w:r w:rsidR="0076673B">
              <w:rPr>
                <w:noProof/>
                <w:webHidden/>
              </w:rPr>
              <w:fldChar w:fldCharType="end"/>
            </w:r>
            <w:r w:rsidR="0076673B" w:rsidRPr="00DF782E">
              <w:rPr>
                <w:rStyle w:val="Hyperlink"/>
                <w:noProof/>
              </w:rPr>
              <w:fldChar w:fldCharType="end"/>
            </w:r>
          </w:ins>
        </w:p>
        <w:p w14:paraId="28F10142" w14:textId="77777777" w:rsidR="0076673B" w:rsidRDefault="0076673B">
          <w:pPr>
            <w:pStyle w:val="TOC1"/>
            <w:tabs>
              <w:tab w:val="right" w:leader="dot" w:pos="9016"/>
            </w:tabs>
            <w:rPr>
              <w:ins w:id="7" w:author="Egdom, Ronald van" w:date="2015-11-20T21:13:00Z"/>
              <w:rFonts w:eastAsiaTheme="minorEastAsia"/>
              <w:noProof/>
              <w:lang w:val="en-GB" w:eastAsia="en-GB"/>
            </w:rPr>
          </w:pPr>
          <w:ins w:id="8"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"_Toc435817355"</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Definieer Activity Diagrams</w:t>
            </w:r>
            <w:r>
              <w:rPr>
                <w:noProof/>
                <w:webHidden/>
              </w:rPr>
              <w:tab/>
            </w:r>
            <w:r>
              <w:rPr>
                <w:noProof/>
                <w:webHidden/>
              </w:rPr>
              <w:fldChar w:fldCharType="begin"/>
            </w:r>
            <w:r>
              <w:rPr>
                <w:noProof/>
                <w:webHidden/>
              </w:rPr>
              <w:instrText xml:space="preserve"> PAGEREF _Toc435817355 \h </w:instrText>
            </w:r>
            <w:r>
              <w:rPr>
                <w:noProof/>
                <w:webHidden/>
              </w:rPr>
            </w:r>
          </w:ins>
          <w:r>
            <w:rPr>
              <w:noProof/>
              <w:webHidden/>
            </w:rPr>
            <w:fldChar w:fldCharType="separate"/>
          </w:r>
          <w:ins w:id="9" w:author="Egdom, Ronald van" w:date="2015-11-20T21:14:00Z">
            <w:r w:rsidR="00037E73">
              <w:rPr>
                <w:noProof/>
                <w:webHidden/>
              </w:rPr>
              <w:t>4</w:t>
            </w:r>
          </w:ins>
          <w:ins w:id="10" w:author="Egdom, Ronald van" w:date="2015-11-20T21:13:00Z">
            <w:r>
              <w:rPr>
                <w:noProof/>
                <w:webHidden/>
              </w:rPr>
              <w:fldChar w:fldCharType="end"/>
            </w:r>
            <w:r w:rsidRPr="00DF782E">
              <w:rPr>
                <w:rStyle w:val="Hyperlink"/>
                <w:noProof/>
              </w:rPr>
              <w:fldChar w:fldCharType="end"/>
            </w:r>
          </w:ins>
        </w:p>
        <w:p w14:paraId="40CA193E" w14:textId="77777777" w:rsidR="0076673B" w:rsidRDefault="0076673B">
          <w:pPr>
            <w:pStyle w:val="TOC1"/>
            <w:tabs>
              <w:tab w:val="right" w:leader="dot" w:pos="9016"/>
            </w:tabs>
            <w:rPr>
              <w:ins w:id="11" w:author="Egdom, Ronald van" w:date="2015-11-20T21:13:00Z"/>
              <w:rFonts w:eastAsiaTheme="minorEastAsia"/>
              <w:noProof/>
              <w:lang w:val="en-GB" w:eastAsia="en-GB"/>
            </w:rPr>
          </w:pPr>
          <w:ins w:id="12"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"_Toc435817356"</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Definieer Testscenario’s</w:t>
            </w:r>
            <w:r>
              <w:rPr>
                <w:noProof/>
                <w:webHidden/>
              </w:rPr>
              <w:tab/>
            </w:r>
            <w:r>
              <w:rPr>
                <w:noProof/>
                <w:webHidden/>
              </w:rPr>
              <w:fldChar w:fldCharType="begin"/>
            </w:r>
            <w:r>
              <w:rPr>
                <w:noProof/>
                <w:webHidden/>
              </w:rPr>
              <w:instrText xml:space="preserve"> PAGEREF _Toc435817356 \h </w:instrText>
            </w:r>
            <w:r>
              <w:rPr>
                <w:noProof/>
                <w:webHidden/>
              </w:rPr>
            </w:r>
          </w:ins>
          <w:r>
            <w:rPr>
              <w:noProof/>
              <w:webHidden/>
            </w:rPr>
            <w:fldChar w:fldCharType="separate"/>
          </w:r>
          <w:ins w:id="13" w:author="Egdom, Ronald van" w:date="2015-11-20T21:14:00Z">
            <w:r w:rsidR="00037E73">
              <w:rPr>
                <w:noProof/>
                <w:webHidden/>
              </w:rPr>
              <w:t>9</w:t>
            </w:r>
          </w:ins>
          <w:ins w:id="14" w:author="Egdom, Ronald van" w:date="2015-11-20T21:13:00Z">
            <w:r>
              <w:rPr>
                <w:noProof/>
                <w:webHidden/>
              </w:rPr>
              <w:fldChar w:fldCharType="end"/>
            </w:r>
            <w:r w:rsidRPr="00DF782E">
              <w:rPr>
                <w:rStyle w:val="Hyperlink"/>
                <w:noProof/>
              </w:rPr>
              <w:fldChar w:fldCharType="end"/>
            </w:r>
          </w:ins>
        </w:p>
        <w:p w14:paraId="24373851" w14:textId="77777777" w:rsidR="0076673B" w:rsidRDefault="0076673B">
          <w:pPr>
            <w:pStyle w:val="TOC2"/>
            <w:tabs>
              <w:tab w:val="right" w:leader="dot" w:pos="9016"/>
            </w:tabs>
            <w:rPr>
              <w:ins w:id="15" w:author="Egdom, Ronald van" w:date="2015-11-20T21:13:00Z"/>
              <w:rFonts w:eastAsiaTheme="minorEastAsia"/>
              <w:noProof/>
              <w:lang w:val="en-GB" w:eastAsia="en-GB"/>
            </w:rPr>
          </w:pPr>
          <w:ins w:id="16"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"_Toc435817357"</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lang w:val="en-GB"/>
              </w:rPr>
              <w:t>Test case routes ‘Registeren Verkoop’</w:t>
            </w:r>
            <w:r>
              <w:rPr>
                <w:noProof/>
                <w:webHidden/>
              </w:rPr>
              <w:tab/>
            </w:r>
            <w:r>
              <w:rPr>
                <w:noProof/>
                <w:webHidden/>
              </w:rPr>
              <w:fldChar w:fldCharType="begin"/>
            </w:r>
            <w:r>
              <w:rPr>
                <w:noProof/>
                <w:webHidden/>
              </w:rPr>
              <w:instrText xml:space="preserve"> PAGEREF _Toc435817357 \h </w:instrText>
            </w:r>
            <w:r>
              <w:rPr>
                <w:noProof/>
                <w:webHidden/>
              </w:rPr>
            </w:r>
          </w:ins>
          <w:r>
            <w:rPr>
              <w:noProof/>
              <w:webHidden/>
            </w:rPr>
            <w:fldChar w:fldCharType="separate"/>
          </w:r>
          <w:ins w:id="17" w:author="Egdom, Ronald van" w:date="2015-11-20T21:14:00Z">
            <w:r w:rsidR="00037E73">
              <w:rPr>
                <w:noProof/>
                <w:webHidden/>
              </w:rPr>
              <w:t>9</w:t>
            </w:r>
          </w:ins>
          <w:ins w:id="18" w:author="Egdom, Ronald van" w:date="2015-11-20T21:13:00Z">
            <w:r>
              <w:rPr>
                <w:noProof/>
                <w:webHidden/>
              </w:rPr>
              <w:fldChar w:fldCharType="end"/>
            </w:r>
            <w:r w:rsidRPr="00DF782E">
              <w:rPr>
                <w:rStyle w:val="Hyperlink"/>
                <w:noProof/>
              </w:rPr>
              <w:fldChar w:fldCharType="end"/>
            </w:r>
          </w:ins>
        </w:p>
        <w:p w14:paraId="75783844" w14:textId="77777777" w:rsidR="0076673B" w:rsidRDefault="0076673B">
          <w:pPr>
            <w:pStyle w:val="TOC2"/>
            <w:tabs>
              <w:tab w:val="right" w:leader="dot" w:pos="9016"/>
            </w:tabs>
            <w:rPr>
              <w:ins w:id="19" w:author="Egdom, Ronald van" w:date="2015-11-20T21:13:00Z"/>
              <w:rFonts w:eastAsiaTheme="minorEastAsia"/>
              <w:noProof/>
              <w:lang w:val="en-GB" w:eastAsia="en-GB"/>
            </w:rPr>
          </w:pPr>
          <w:ins w:id="20"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"_Toc435817358"</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lang w:val="en-GB"/>
              </w:rPr>
              <w:t>Test case routes ‘Corrigeren Voorraad’</w:t>
            </w:r>
            <w:r>
              <w:rPr>
                <w:noProof/>
                <w:webHidden/>
              </w:rPr>
              <w:tab/>
            </w:r>
            <w:r>
              <w:rPr>
                <w:noProof/>
                <w:webHidden/>
              </w:rPr>
              <w:fldChar w:fldCharType="begin"/>
            </w:r>
            <w:r>
              <w:rPr>
                <w:noProof/>
                <w:webHidden/>
              </w:rPr>
              <w:instrText xml:space="preserve"> PAGEREF _Toc435817358 \h </w:instrText>
            </w:r>
            <w:r>
              <w:rPr>
                <w:noProof/>
                <w:webHidden/>
              </w:rPr>
            </w:r>
          </w:ins>
          <w:r>
            <w:rPr>
              <w:noProof/>
              <w:webHidden/>
            </w:rPr>
            <w:fldChar w:fldCharType="separate"/>
          </w:r>
          <w:ins w:id="21" w:author="Egdom, Ronald van" w:date="2015-11-20T21:14:00Z">
            <w:r w:rsidR="00037E73">
              <w:rPr>
                <w:noProof/>
                <w:webHidden/>
              </w:rPr>
              <w:t>12</w:t>
            </w:r>
          </w:ins>
          <w:ins w:id="22" w:author="Egdom, Ronald van" w:date="2015-11-20T21:13:00Z">
            <w:r>
              <w:rPr>
                <w:noProof/>
                <w:webHidden/>
              </w:rPr>
              <w:fldChar w:fldCharType="end"/>
            </w:r>
            <w:r w:rsidRPr="00DF782E">
              <w:rPr>
                <w:rStyle w:val="Hyperlink"/>
                <w:noProof/>
              </w:rPr>
              <w:fldChar w:fldCharType="end"/>
            </w:r>
          </w:ins>
        </w:p>
        <w:p w14:paraId="2013756D" w14:textId="77777777" w:rsidR="0076673B" w:rsidRDefault="0076673B">
          <w:pPr>
            <w:pStyle w:val="TOC2"/>
            <w:tabs>
              <w:tab w:val="right" w:leader="dot" w:pos="9016"/>
            </w:tabs>
            <w:rPr>
              <w:ins w:id="23" w:author="Egdom, Ronald van" w:date="2015-11-20T21:13:00Z"/>
              <w:rFonts w:eastAsiaTheme="minorEastAsia"/>
              <w:noProof/>
              <w:lang w:val="en-GB" w:eastAsia="en-GB"/>
            </w:rPr>
          </w:pPr>
          <w:ins w:id="24"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"_Toc435817359"</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lang w:val="en-GB"/>
              </w:rPr>
              <w:t>Test case routes ‘Opstellen Besteladvies’</w:t>
            </w:r>
            <w:r>
              <w:rPr>
                <w:noProof/>
                <w:webHidden/>
              </w:rPr>
              <w:tab/>
            </w:r>
            <w:r>
              <w:rPr>
                <w:noProof/>
                <w:webHidden/>
              </w:rPr>
              <w:fldChar w:fldCharType="begin"/>
            </w:r>
            <w:r>
              <w:rPr>
                <w:noProof/>
                <w:webHidden/>
              </w:rPr>
              <w:instrText xml:space="preserve"> PAGEREF _Toc435817359 \h </w:instrText>
            </w:r>
            <w:r>
              <w:rPr>
                <w:noProof/>
                <w:webHidden/>
              </w:rPr>
            </w:r>
          </w:ins>
          <w:r>
            <w:rPr>
              <w:noProof/>
              <w:webHidden/>
            </w:rPr>
            <w:fldChar w:fldCharType="separate"/>
          </w:r>
          <w:ins w:id="25" w:author="Egdom, Ronald van" w:date="2015-11-20T21:14:00Z">
            <w:r w:rsidR="00037E73">
              <w:rPr>
                <w:noProof/>
                <w:webHidden/>
              </w:rPr>
              <w:t>13</w:t>
            </w:r>
          </w:ins>
          <w:ins w:id="26" w:author="Egdom, Ronald van" w:date="2015-11-20T21:13:00Z">
            <w:r>
              <w:rPr>
                <w:noProof/>
                <w:webHidden/>
              </w:rPr>
              <w:fldChar w:fldCharType="end"/>
            </w:r>
            <w:r w:rsidRPr="00DF782E">
              <w:rPr>
                <w:rStyle w:val="Hyperlink"/>
                <w:noProof/>
              </w:rPr>
              <w:fldChar w:fldCharType="end"/>
            </w:r>
          </w:ins>
        </w:p>
        <w:p w14:paraId="258C9FA8" w14:textId="77777777" w:rsidR="0076673B" w:rsidRDefault="0076673B">
          <w:pPr>
            <w:pStyle w:val="TOC2"/>
            <w:tabs>
              <w:tab w:val="right" w:leader="dot" w:pos="9016"/>
            </w:tabs>
            <w:rPr>
              <w:ins w:id="27" w:author="Egdom, Ronald van" w:date="2015-11-20T21:13:00Z"/>
              <w:rFonts w:eastAsiaTheme="minorEastAsia"/>
              <w:noProof/>
              <w:lang w:val="en-GB" w:eastAsia="en-GB"/>
            </w:rPr>
          </w:pPr>
          <w:ins w:id="28"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"_Toc435817360"</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lang w:val="en-GB"/>
              </w:rPr>
              <w:t>Test case routes ‘Opmaken Dagkas’</w:t>
            </w:r>
            <w:r>
              <w:rPr>
                <w:noProof/>
                <w:webHidden/>
              </w:rPr>
              <w:tab/>
            </w:r>
            <w:r>
              <w:rPr>
                <w:noProof/>
                <w:webHidden/>
              </w:rPr>
              <w:fldChar w:fldCharType="begin"/>
            </w:r>
            <w:r>
              <w:rPr>
                <w:noProof/>
                <w:webHidden/>
              </w:rPr>
              <w:instrText xml:space="preserve"> PAGEREF _Toc435817360 \h </w:instrText>
            </w:r>
            <w:r>
              <w:rPr>
                <w:noProof/>
                <w:webHidden/>
              </w:rPr>
            </w:r>
          </w:ins>
          <w:r>
            <w:rPr>
              <w:noProof/>
              <w:webHidden/>
            </w:rPr>
            <w:fldChar w:fldCharType="separate"/>
          </w:r>
          <w:ins w:id="29" w:author="Egdom, Ronald van" w:date="2015-11-20T21:14:00Z">
            <w:r w:rsidR="00037E73">
              <w:rPr>
                <w:noProof/>
                <w:webHidden/>
              </w:rPr>
              <w:t>15</w:t>
            </w:r>
          </w:ins>
          <w:ins w:id="30" w:author="Egdom, Ronald van" w:date="2015-11-20T21:13:00Z">
            <w:r>
              <w:rPr>
                <w:noProof/>
                <w:webHidden/>
              </w:rPr>
              <w:fldChar w:fldCharType="end"/>
            </w:r>
            <w:r w:rsidRPr="00DF782E">
              <w:rPr>
                <w:rStyle w:val="Hyperlink"/>
                <w:noProof/>
              </w:rPr>
              <w:fldChar w:fldCharType="end"/>
            </w:r>
          </w:ins>
        </w:p>
        <w:p w14:paraId="1ED5A755" w14:textId="77777777" w:rsidR="0076673B" w:rsidRDefault="0076673B">
          <w:pPr>
            <w:pStyle w:val="TOC1"/>
            <w:tabs>
              <w:tab w:val="right" w:leader="dot" w:pos="9016"/>
            </w:tabs>
            <w:rPr>
              <w:ins w:id="31" w:author="Egdom, Ronald van" w:date="2015-11-20T21:13:00Z"/>
              <w:rFonts w:eastAsiaTheme="minorEastAsia"/>
              <w:noProof/>
              <w:lang w:val="en-GB" w:eastAsia="en-GB"/>
            </w:rPr>
          </w:pPr>
          <w:ins w:id="32"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"_Toc435817361"</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Testcases</w:t>
            </w:r>
            <w:r>
              <w:rPr>
                <w:noProof/>
                <w:webHidden/>
              </w:rPr>
              <w:tab/>
            </w:r>
            <w:r>
              <w:rPr>
                <w:noProof/>
                <w:webHidden/>
              </w:rPr>
              <w:fldChar w:fldCharType="begin"/>
            </w:r>
            <w:r>
              <w:rPr>
                <w:noProof/>
                <w:webHidden/>
              </w:rPr>
              <w:instrText xml:space="preserve"> PAGEREF _Toc435817361 \h </w:instrText>
            </w:r>
            <w:r>
              <w:rPr>
                <w:noProof/>
                <w:webHidden/>
              </w:rPr>
            </w:r>
          </w:ins>
          <w:r>
            <w:rPr>
              <w:noProof/>
              <w:webHidden/>
            </w:rPr>
            <w:fldChar w:fldCharType="separate"/>
          </w:r>
          <w:ins w:id="33" w:author="Egdom, Ronald van" w:date="2015-11-20T21:14:00Z">
            <w:r w:rsidR="00037E73">
              <w:rPr>
                <w:noProof/>
                <w:webHidden/>
              </w:rPr>
              <w:t>17</w:t>
            </w:r>
          </w:ins>
          <w:ins w:id="34" w:author="Egdom, Ronald van" w:date="2015-11-20T21:13:00Z">
            <w:r>
              <w:rPr>
                <w:noProof/>
                <w:webHidden/>
              </w:rPr>
              <w:fldChar w:fldCharType="end"/>
            </w:r>
            <w:r w:rsidRPr="00DF782E">
              <w:rPr>
                <w:rStyle w:val="Hyperlink"/>
                <w:noProof/>
              </w:rPr>
              <w:fldChar w:fldCharType="end"/>
            </w:r>
          </w:ins>
        </w:p>
        <w:p w14:paraId="05811D4F" w14:textId="77777777" w:rsidR="0076673B" w:rsidRDefault="0076673B">
          <w:pPr>
            <w:pStyle w:val="TOC2"/>
            <w:tabs>
              <w:tab w:val="right" w:leader="dot" w:pos="9016"/>
            </w:tabs>
            <w:rPr>
              <w:ins w:id="35" w:author="Egdom, Ronald van" w:date="2015-11-20T21:13:00Z"/>
              <w:rFonts w:eastAsiaTheme="minorEastAsia"/>
              <w:noProof/>
              <w:lang w:val="en-GB" w:eastAsia="en-GB"/>
            </w:rPr>
          </w:pPr>
          <w:ins w:id="36"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"_Toc435817362"</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Testcase ‘Registreren Verkoop’</w:t>
            </w:r>
            <w:r>
              <w:rPr>
                <w:noProof/>
                <w:webHidden/>
              </w:rPr>
              <w:tab/>
            </w:r>
            <w:r>
              <w:rPr>
                <w:noProof/>
                <w:webHidden/>
              </w:rPr>
              <w:fldChar w:fldCharType="begin"/>
            </w:r>
            <w:r>
              <w:rPr>
                <w:noProof/>
                <w:webHidden/>
              </w:rPr>
              <w:instrText xml:space="preserve"> PAGEREF _Toc435817362 \h </w:instrText>
            </w:r>
            <w:r>
              <w:rPr>
                <w:noProof/>
                <w:webHidden/>
              </w:rPr>
            </w:r>
          </w:ins>
          <w:r>
            <w:rPr>
              <w:noProof/>
              <w:webHidden/>
            </w:rPr>
            <w:fldChar w:fldCharType="separate"/>
          </w:r>
          <w:ins w:id="37" w:author="Egdom, Ronald van" w:date="2015-11-20T21:14:00Z">
            <w:r w:rsidR="00037E73">
              <w:rPr>
                <w:noProof/>
                <w:webHidden/>
              </w:rPr>
              <w:t>17</w:t>
            </w:r>
          </w:ins>
          <w:ins w:id="38" w:author="Egdom, Ronald van" w:date="2015-11-20T21:13:00Z">
            <w:r>
              <w:rPr>
                <w:noProof/>
                <w:webHidden/>
              </w:rPr>
              <w:fldChar w:fldCharType="end"/>
            </w:r>
            <w:r w:rsidRPr="00DF782E">
              <w:rPr>
                <w:rStyle w:val="Hyperlink"/>
                <w:noProof/>
              </w:rPr>
              <w:fldChar w:fldCharType="end"/>
            </w:r>
          </w:ins>
        </w:p>
        <w:p w14:paraId="454E005E" w14:textId="77777777" w:rsidR="0076673B" w:rsidRDefault="0076673B">
          <w:pPr>
            <w:pStyle w:val="TOC2"/>
            <w:tabs>
              <w:tab w:val="right" w:leader="dot" w:pos="9016"/>
            </w:tabs>
            <w:rPr>
              <w:ins w:id="39" w:author="Egdom, Ronald van" w:date="2015-11-20T21:13:00Z"/>
              <w:rFonts w:eastAsiaTheme="minorEastAsia"/>
              <w:noProof/>
              <w:lang w:val="en-GB" w:eastAsia="en-GB"/>
            </w:rPr>
          </w:pPr>
          <w:ins w:id="40"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"_Toc435817363"</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Testcase ‘Corrigeren Voorraad’</w:t>
            </w:r>
            <w:r>
              <w:rPr>
                <w:noProof/>
                <w:webHidden/>
              </w:rPr>
              <w:tab/>
            </w:r>
            <w:r>
              <w:rPr>
                <w:noProof/>
                <w:webHidden/>
              </w:rPr>
              <w:fldChar w:fldCharType="begin"/>
            </w:r>
            <w:r>
              <w:rPr>
                <w:noProof/>
                <w:webHidden/>
              </w:rPr>
              <w:instrText xml:space="preserve"> PAGEREF _Toc435817363 \h </w:instrText>
            </w:r>
            <w:r>
              <w:rPr>
                <w:noProof/>
                <w:webHidden/>
              </w:rPr>
            </w:r>
          </w:ins>
          <w:r>
            <w:rPr>
              <w:noProof/>
              <w:webHidden/>
            </w:rPr>
            <w:fldChar w:fldCharType="separate"/>
          </w:r>
          <w:ins w:id="41" w:author="Egdom, Ronald van" w:date="2015-11-20T21:14:00Z">
            <w:r w:rsidR="00037E73">
              <w:rPr>
                <w:noProof/>
                <w:webHidden/>
              </w:rPr>
              <w:t>19</w:t>
            </w:r>
          </w:ins>
          <w:ins w:id="42" w:author="Egdom, Ronald van" w:date="2015-11-20T21:13:00Z">
            <w:r>
              <w:rPr>
                <w:noProof/>
                <w:webHidden/>
              </w:rPr>
              <w:fldChar w:fldCharType="end"/>
            </w:r>
            <w:r w:rsidRPr="00DF782E">
              <w:rPr>
                <w:rStyle w:val="Hyperlink"/>
                <w:noProof/>
              </w:rPr>
              <w:fldChar w:fldCharType="end"/>
            </w:r>
          </w:ins>
        </w:p>
        <w:p w14:paraId="5C70F77B" w14:textId="77777777" w:rsidR="0076673B" w:rsidRDefault="0076673B">
          <w:pPr>
            <w:pStyle w:val="TOC2"/>
            <w:tabs>
              <w:tab w:val="right" w:leader="dot" w:pos="9016"/>
            </w:tabs>
            <w:rPr>
              <w:ins w:id="43" w:author="Egdom, Ronald van" w:date="2015-11-20T21:13:00Z"/>
              <w:rFonts w:eastAsiaTheme="minorEastAsia"/>
              <w:noProof/>
              <w:lang w:val="en-GB" w:eastAsia="en-GB"/>
            </w:rPr>
          </w:pPr>
          <w:ins w:id="44"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"_Toc435817364"</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Testcase ‘Opstellen Besteladvies’</w:t>
            </w:r>
            <w:r>
              <w:rPr>
                <w:noProof/>
                <w:webHidden/>
              </w:rPr>
              <w:tab/>
            </w:r>
            <w:r>
              <w:rPr>
                <w:noProof/>
                <w:webHidden/>
              </w:rPr>
              <w:fldChar w:fldCharType="begin"/>
            </w:r>
            <w:r>
              <w:rPr>
                <w:noProof/>
                <w:webHidden/>
              </w:rPr>
              <w:instrText xml:space="preserve"> PAGEREF _Toc435817364 \h </w:instrText>
            </w:r>
            <w:r>
              <w:rPr>
                <w:noProof/>
                <w:webHidden/>
              </w:rPr>
            </w:r>
          </w:ins>
          <w:r>
            <w:rPr>
              <w:noProof/>
              <w:webHidden/>
            </w:rPr>
            <w:fldChar w:fldCharType="separate"/>
          </w:r>
          <w:ins w:id="45" w:author="Egdom, Ronald van" w:date="2015-11-20T21:14:00Z">
            <w:r w:rsidR="00037E73">
              <w:rPr>
                <w:noProof/>
                <w:webHidden/>
              </w:rPr>
              <w:t>21</w:t>
            </w:r>
          </w:ins>
          <w:ins w:id="46" w:author="Egdom, Ronald van" w:date="2015-11-20T21:13:00Z">
            <w:r>
              <w:rPr>
                <w:noProof/>
                <w:webHidden/>
              </w:rPr>
              <w:fldChar w:fldCharType="end"/>
            </w:r>
            <w:r w:rsidRPr="00DF782E">
              <w:rPr>
                <w:rStyle w:val="Hyperlink"/>
                <w:noProof/>
              </w:rPr>
              <w:fldChar w:fldCharType="end"/>
            </w:r>
          </w:ins>
        </w:p>
        <w:p w14:paraId="74D301A6" w14:textId="77777777" w:rsidR="0076673B" w:rsidRDefault="0076673B">
          <w:pPr>
            <w:pStyle w:val="TOC2"/>
            <w:tabs>
              <w:tab w:val="right" w:leader="dot" w:pos="9016"/>
            </w:tabs>
            <w:rPr>
              <w:ins w:id="47" w:author="Egdom, Ronald van" w:date="2015-11-20T21:13:00Z"/>
              <w:rFonts w:eastAsiaTheme="minorEastAsia"/>
              <w:noProof/>
              <w:lang w:val="en-GB" w:eastAsia="en-GB"/>
            </w:rPr>
          </w:pPr>
          <w:ins w:id="48"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"_Toc435817365"</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Testcase ‘Opmaken dagkas’</w:t>
            </w:r>
            <w:r>
              <w:rPr>
                <w:noProof/>
                <w:webHidden/>
              </w:rPr>
              <w:tab/>
            </w:r>
            <w:r>
              <w:rPr>
                <w:noProof/>
                <w:webHidden/>
              </w:rPr>
              <w:fldChar w:fldCharType="begin"/>
            </w:r>
            <w:r>
              <w:rPr>
                <w:noProof/>
                <w:webHidden/>
              </w:rPr>
              <w:instrText xml:space="preserve"> PAGEREF _Toc435817365 \h </w:instrText>
            </w:r>
            <w:r>
              <w:rPr>
                <w:noProof/>
                <w:webHidden/>
              </w:rPr>
            </w:r>
          </w:ins>
          <w:r>
            <w:rPr>
              <w:noProof/>
              <w:webHidden/>
            </w:rPr>
            <w:fldChar w:fldCharType="separate"/>
          </w:r>
          <w:ins w:id="49" w:author="Egdom, Ronald van" w:date="2015-11-20T21:14:00Z">
            <w:r w:rsidR="00037E73">
              <w:rPr>
                <w:noProof/>
                <w:webHidden/>
              </w:rPr>
              <w:t>22</w:t>
            </w:r>
          </w:ins>
          <w:ins w:id="50" w:author="Egdom, Ronald van" w:date="2015-11-20T21:13:00Z">
            <w:r>
              <w:rPr>
                <w:noProof/>
                <w:webHidden/>
              </w:rPr>
              <w:fldChar w:fldCharType="end"/>
            </w:r>
            <w:r w:rsidRPr="00DF782E">
              <w:rPr>
                <w:rStyle w:val="Hyperlink"/>
                <w:noProof/>
              </w:rPr>
              <w:fldChar w:fldCharType="end"/>
            </w:r>
          </w:ins>
        </w:p>
        <w:p w14:paraId="5DF32095" w14:textId="77777777" w:rsidR="0076673B" w:rsidRDefault="0076673B">
          <w:pPr>
            <w:pStyle w:val="TOC1"/>
            <w:tabs>
              <w:tab w:val="right" w:leader="dot" w:pos="9016"/>
            </w:tabs>
            <w:rPr>
              <w:ins w:id="51" w:author="Egdom, Ronald van" w:date="2015-11-20T21:13:00Z"/>
              <w:rFonts w:eastAsiaTheme="minorEastAsia"/>
              <w:noProof/>
              <w:lang w:val="en-GB" w:eastAsia="en-GB"/>
            </w:rPr>
          </w:pPr>
          <w:ins w:id="52"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"_Toc435817366"</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Definieer Business class diagrams</w:t>
            </w:r>
            <w:r>
              <w:rPr>
                <w:noProof/>
                <w:webHidden/>
              </w:rPr>
              <w:tab/>
            </w:r>
            <w:r>
              <w:rPr>
                <w:noProof/>
                <w:webHidden/>
              </w:rPr>
              <w:fldChar w:fldCharType="begin"/>
            </w:r>
            <w:r>
              <w:rPr>
                <w:noProof/>
                <w:webHidden/>
              </w:rPr>
              <w:instrText xml:space="preserve"> PAGEREF _Toc435817366 \h </w:instrText>
            </w:r>
            <w:r>
              <w:rPr>
                <w:noProof/>
                <w:webHidden/>
              </w:rPr>
            </w:r>
          </w:ins>
          <w:r>
            <w:rPr>
              <w:noProof/>
              <w:webHidden/>
            </w:rPr>
            <w:fldChar w:fldCharType="separate"/>
          </w:r>
          <w:ins w:id="53" w:author="Egdom, Ronald van" w:date="2015-11-20T21:14:00Z">
            <w:r w:rsidR="00037E73">
              <w:rPr>
                <w:noProof/>
                <w:webHidden/>
              </w:rPr>
              <w:t>24</w:t>
            </w:r>
          </w:ins>
          <w:ins w:id="54" w:author="Egdom, Ronald van" w:date="2015-11-20T21:13:00Z">
            <w:r>
              <w:rPr>
                <w:noProof/>
                <w:webHidden/>
              </w:rPr>
              <w:fldChar w:fldCharType="end"/>
            </w:r>
            <w:r w:rsidRPr="00DF782E">
              <w:rPr>
                <w:rStyle w:val="Hyperlink"/>
                <w:noProof/>
              </w:rPr>
              <w:fldChar w:fldCharType="end"/>
            </w:r>
          </w:ins>
        </w:p>
        <w:p w14:paraId="5335E7E4" w14:textId="77777777" w:rsidR="0076673B" w:rsidRDefault="0076673B">
          <w:pPr>
            <w:pStyle w:val="TOC2"/>
            <w:tabs>
              <w:tab w:val="right" w:leader="dot" w:pos="9016"/>
            </w:tabs>
            <w:rPr>
              <w:ins w:id="55" w:author="Egdom, Ronald van" w:date="2015-11-20T21:13:00Z"/>
              <w:rFonts w:eastAsiaTheme="minorEastAsia"/>
              <w:noProof/>
              <w:lang w:val="en-GB" w:eastAsia="en-GB"/>
            </w:rPr>
          </w:pPr>
          <w:ins w:id="56"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"_Toc435817367"</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Business Class diagram ‘Registreren Verkoop’</w:t>
            </w:r>
            <w:r>
              <w:rPr>
                <w:noProof/>
                <w:webHidden/>
              </w:rPr>
              <w:tab/>
            </w:r>
            <w:r>
              <w:rPr>
                <w:noProof/>
                <w:webHidden/>
              </w:rPr>
              <w:fldChar w:fldCharType="begin"/>
            </w:r>
            <w:r>
              <w:rPr>
                <w:noProof/>
                <w:webHidden/>
              </w:rPr>
              <w:instrText xml:space="preserve"> PAGEREF _Toc435817367 \h </w:instrText>
            </w:r>
            <w:r>
              <w:rPr>
                <w:noProof/>
                <w:webHidden/>
              </w:rPr>
            </w:r>
          </w:ins>
          <w:r>
            <w:rPr>
              <w:noProof/>
              <w:webHidden/>
            </w:rPr>
            <w:fldChar w:fldCharType="separate"/>
          </w:r>
          <w:ins w:id="57" w:author="Egdom, Ronald van" w:date="2015-11-20T21:14:00Z">
            <w:r w:rsidR="00037E73">
              <w:rPr>
                <w:noProof/>
                <w:webHidden/>
              </w:rPr>
              <w:t>24</w:t>
            </w:r>
          </w:ins>
          <w:ins w:id="58" w:author="Egdom, Ronald van" w:date="2015-11-20T21:13:00Z">
            <w:r>
              <w:rPr>
                <w:noProof/>
                <w:webHidden/>
              </w:rPr>
              <w:fldChar w:fldCharType="end"/>
            </w:r>
            <w:r w:rsidRPr="00DF782E">
              <w:rPr>
                <w:rStyle w:val="Hyperlink"/>
                <w:noProof/>
              </w:rPr>
              <w:fldChar w:fldCharType="end"/>
            </w:r>
          </w:ins>
        </w:p>
        <w:p w14:paraId="560E0805" w14:textId="77777777" w:rsidR="0076673B" w:rsidRDefault="0076673B">
          <w:pPr>
            <w:pStyle w:val="TOC2"/>
            <w:tabs>
              <w:tab w:val="right" w:leader="dot" w:pos="9016"/>
            </w:tabs>
            <w:rPr>
              <w:ins w:id="59" w:author="Egdom, Ronald van" w:date="2015-11-20T21:13:00Z"/>
              <w:rFonts w:eastAsiaTheme="minorEastAsia"/>
              <w:noProof/>
              <w:lang w:val="en-GB" w:eastAsia="en-GB"/>
            </w:rPr>
          </w:pPr>
          <w:ins w:id="60"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"_Toc435817368"</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Business Class diagram ‘Corrigeren Voorraadniveau’</w:t>
            </w:r>
            <w:r>
              <w:rPr>
                <w:noProof/>
                <w:webHidden/>
              </w:rPr>
              <w:tab/>
            </w:r>
            <w:r>
              <w:rPr>
                <w:noProof/>
                <w:webHidden/>
              </w:rPr>
              <w:fldChar w:fldCharType="begin"/>
            </w:r>
            <w:r>
              <w:rPr>
                <w:noProof/>
                <w:webHidden/>
              </w:rPr>
              <w:instrText xml:space="preserve"> PAGEREF _Toc435817368 \h </w:instrText>
            </w:r>
            <w:r>
              <w:rPr>
                <w:noProof/>
                <w:webHidden/>
              </w:rPr>
            </w:r>
          </w:ins>
          <w:r>
            <w:rPr>
              <w:noProof/>
              <w:webHidden/>
            </w:rPr>
            <w:fldChar w:fldCharType="separate"/>
          </w:r>
          <w:ins w:id="61" w:author="Egdom, Ronald van" w:date="2015-11-20T21:14:00Z">
            <w:r w:rsidR="00037E73">
              <w:rPr>
                <w:noProof/>
                <w:webHidden/>
              </w:rPr>
              <w:t>25</w:t>
            </w:r>
          </w:ins>
          <w:ins w:id="62" w:author="Egdom, Ronald van" w:date="2015-11-20T21:13:00Z">
            <w:r>
              <w:rPr>
                <w:noProof/>
                <w:webHidden/>
              </w:rPr>
              <w:fldChar w:fldCharType="end"/>
            </w:r>
            <w:r w:rsidRPr="00DF782E">
              <w:rPr>
                <w:rStyle w:val="Hyperlink"/>
                <w:noProof/>
              </w:rPr>
              <w:fldChar w:fldCharType="end"/>
            </w:r>
          </w:ins>
        </w:p>
        <w:p w14:paraId="73567AC2" w14:textId="77777777" w:rsidR="0076673B" w:rsidRDefault="0076673B">
          <w:pPr>
            <w:pStyle w:val="TOC2"/>
            <w:tabs>
              <w:tab w:val="right" w:leader="dot" w:pos="9016"/>
            </w:tabs>
            <w:rPr>
              <w:ins w:id="63" w:author="Egdom, Ronald van" w:date="2015-11-20T21:13:00Z"/>
              <w:rFonts w:eastAsiaTheme="minorEastAsia"/>
              <w:noProof/>
              <w:lang w:val="en-GB" w:eastAsia="en-GB"/>
            </w:rPr>
          </w:pPr>
          <w:ins w:id="64"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"_Toc435817369"</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Business Class diagram ‘Opstellen Besteladvies’</w:t>
            </w:r>
            <w:r>
              <w:rPr>
                <w:noProof/>
                <w:webHidden/>
              </w:rPr>
              <w:tab/>
            </w:r>
            <w:r>
              <w:rPr>
                <w:noProof/>
                <w:webHidden/>
              </w:rPr>
              <w:fldChar w:fldCharType="begin"/>
            </w:r>
            <w:r>
              <w:rPr>
                <w:noProof/>
                <w:webHidden/>
              </w:rPr>
              <w:instrText xml:space="preserve"> PAGEREF _Toc435817369 \h </w:instrText>
            </w:r>
            <w:r>
              <w:rPr>
                <w:noProof/>
                <w:webHidden/>
              </w:rPr>
            </w:r>
          </w:ins>
          <w:r>
            <w:rPr>
              <w:noProof/>
              <w:webHidden/>
            </w:rPr>
            <w:fldChar w:fldCharType="separate"/>
          </w:r>
          <w:ins w:id="65" w:author="Egdom, Ronald van" w:date="2015-11-20T21:14:00Z">
            <w:r w:rsidR="00037E73">
              <w:rPr>
                <w:noProof/>
                <w:webHidden/>
              </w:rPr>
              <w:t>26</w:t>
            </w:r>
          </w:ins>
          <w:ins w:id="66" w:author="Egdom, Ronald van" w:date="2015-11-20T21:13:00Z">
            <w:r>
              <w:rPr>
                <w:noProof/>
                <w:webHidden/>
              </w:rPr>
              <w:fldChar w:fldCharType="end"/>
            </w:r>
            <w:r w:rsidRPr="00DF782E">
              <w:rPr>
                <w:rStyle w:val="Hyperlink"/>
                <w:noProof/>
              </w:rPr>
              <w:fldChar w:fldCharType="end"/>
            </w:r>
          </w:ins>
        </w:p>
        <w:p w14:paraId="57B0679A" w14:textId="77777777" w:rsidR="0076673B" w:rsidRDefault="0076673B">
          <w:pPr>
            <w:pStyle w:val="TOC2"/>
            <w:tabs>
              <w:tab w:val="right" w:leader="dot" w:pos="9016"/>
            </w:tabs>
            <w:rPr>
              <w:ins w:id="67" w:author="Egdom, Ronald van" w:date="2015-11-20T21:13:00Z"/>
              <w:rFonts w:eastAsiaTheme="minorEastAsia"/>
              <w:noProof/>
              <w:lang w:val="en-GB" w:eastAsia="en-GB"/>
            </w:rPr>
          </w:pPr>
          <w:ins w:id="68"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"_Toc435817370"</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Business Class diagram ‘Opmaken Dagkas’</w:t>
            </w:r>
            <w:r>
              <w:rPr>
                <w:noProof/>
                <w:webHidden/>
              </w:rPr>
              <w:tab/>
            </w:r>
            <w:r>
              <w:rPr>
                <w:noProof/>
                <w:webHidden/>
              </w:rPr>
              <w:fldChar w:fldCharType="begin"/>
            </w:r>
            <w:r>
              <w:rPr>
                <w:noProof/>
                <w:webHidden/>
              </w:rPr>
              <w:instrText xml:space="preserve"> PAGEREF _Toc435817370 \h </w:instrText>
            </w:r>
            <w:r>
              <w:rPr>
                <w:noProof/>
                <w:webHidden/>
              </w:rPr>
            </w:r>
          </w:ins>
          <w:r>
            <w:rPr>
              <w:noProof/>
              <w:webHidden/>
            </w:rPr>
            <w:fldChar w:fldCharType="separate"/>
          </w:r>
          <w:ins w:id="69" w:author="Egdom, Ronald van" w:date="2015-11-20T21:14:00Z">
            <w:r w:rsidR="00037E73">
              <w:rPr>
                <w:noProof/>
                <w:webHidden/>
              </w:rPr>
              <w:t>27</w:t>
            </w:r>
          </w:ins>
          <w:ins w:id="70" w:author="Egdom, Ronald van" w:date="2015-11-20T21:13:00Z">
            <w:r>
              <w:rPr>
                <w:noProof/>
                <w:webHidden/>
              </w:rPr>
              <w:fldChar w:fldCharType="end"/>
            </w:r>
            <w:r w:rsidRPr="00DF782E">
              <w:rPr>
                <w:rStyle w:val="Hyperlink"/>
                <w:noProof/>
              </w:rPr>
              <w:fldChar w:fldCharType="end"/>
            </w:r>
          </w:ins>
        </w:p>
        <w:p w14:paraId="258353FE" w14:textId="77777777" w:rsidR="0076673B" w:rsidRDefault="0076673B">
          <w:pPr>
            <w:pStyle w:val="TOC2"/>
            <w:tabs>
              <w:tab w:val="right" w:leader="dot" w:pos="9016"/>
            </w:tabs>
            <w:rPr>
              <w:ins w:id="71" w:author="Egdom, Ronald van" w:date="2015-11-20T21:13:00Z"/>
              <w:rFonts w:eastAsiaTheme="minorEastAsia"/>
              <w:noProof/>
              <w:lang w:val="en-GB" w:eastAsia="en-GB"/>
            </w:rPr>
          </w:pPr>
          <w:ins w:id="72"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"_Toc435817371"</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Volledige Business Class diagram</w:t>
            </w:r>
            <w:r>
              <w:rPr>
                <w:noProof/>
                <w:webHidden/>
              </w:rPr>
              <w:tab/>
            </w:r>
            <w:r>
              <w:rPr>
                <w:noProof/>
                <w:webHidden/>
              </w:rPr>
              <w:fldChar w:fldCharType="begin"/>
            </w:r>
            <w:r>
              <w:rPr>
                <w:noProof/>
                <w:webHidden/>
              </w:rPr>
              <w:instrText xml:space="preserve"> PAGEREF _Toc435817371 \h </w:instrText>
            </w:r>
            <w:r>
              <w:rPr>
                <w:noProof/>
                <w:webHidden/>
              </w:rPr>
            </w:r>
          </w:ins>
          <w:r>
            <w:rPr>
              <w:noProof/>
              <w:webHidden/>
            </w:rPr>
            <w:fldChar w:fldCharType="separate"/>
          </w:r>
          <w:ins w:id="73" w:author="Egdom, Ronald van" w:date="2015-11-20T21:14:00Z">
            <w:r w:rsidR="00037E73">
              <w:rPr>
                <w:noProof/>
                <w:webHidden/>
              </w:rPr>
              <w:t>28</w:t>
            </w:r>
          </w:ins>
          <w:ins w:id="74" w:author="Egdom, Ronald van" w:date="2015-11-20T21:13:00Z">
            <w:r>
              <w:rPr>
                <w:noProof/>
                <w:webHidden/>
              </w:rPr>
              <w:fldChar w:fldCharType="end"/>
            </w:r>
            <w:r w:rsidRPr="00DF782E">
              <w:rPr>
                <w:rStyle w:val="Hyperlink"/>
                <w:noProof/>
              </w:rPr>
              <w:fldChar w:fldCharType="end"/>
            </w:r>
          </w:ins>
        </w:p>
        <w:p w14:paraId="3A39F0F8" w14:textId="77777777" w:rsidR="0076673B" w:rsidRDefault="0076673B">
          <w:pPr>
            <w:pStyle w:val="TOC1"/>
            <w:tabs>
              <w:tab w:val="right" w:leader="dot" w:pos="9016"/>
            </w:tabs>
            <w:rPr>
              <w:ins w:id="75" w:author="Egdom, Ronald van" w:date="2015-11-20T21:13:00Z"/>
              <w:rFonts w:eastAsiaTheme="minorEastAsia"/>
              <w:noProof/>
              <w:lang w:val="en-GB" w:eastAsia="en-GB"/>
            </w:rPr>
          </w:pPr>
          <w:ins w:id="76"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"_Toc435817372"</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Conclusie</w:t>
            </w:r>
            <w:r>
              <w:rPr>
                <w:noProof/>
                <w:webHidden/>
              </w:rPr>
              <w:tab/>
            </w:r>
            <w:r>
              <w:rPr>
                <w:noProof/>
                <w:webHidden/>
              </w:rPr>
              <w:fldChar w:fldCharType="begin"/>
            </w:r>
            <w:r>
              <w:rPr>
                <w:noProof/>
                <w:webHidden/>
              </w:rPr>
              <w:instrText xml:space="preserve"> PAGEREF _Toc435817372 \h </w:instrText>
            </w:r>
            <w:r>
              <w:rPr>
                <w:noProof/>
                <w:webHidden/>
              </w:rPr>
            </w:r>
          </w:ins>
          <w:r>
            <w:rPr>
              <w:noProof/>
              <w:webHidden/>
            </w:rPr>
            <w:fldChar w:fldCharType="separate"/>
          </w:r>
          <w:ins w:id="77" w:author="Egdom, Ronald van" w:date="2015-11-20T21:14:00Z">
            <w:r w:rsidR="00037E73">
              <w:rPr>
                <w:noProof/>
                <w:webHidden/>
              </w:rPr>
              <w:t>29</w:t>
            </w:r>
          </w:ins>
          <w:ins w:id="78" w:author="Egdom, Ronald van" w:date="2015-11-20T21:13:00Z">
            <w:r>
              <w:rPr>
                <w:noProof/>
                <w:webHidden/>
              </w:rPr>
              <w:fldChar w:fldCharType="end"/>
            </w:r>
            <w:r w:rsidRPr="00DF782E">
              <w:rPr>
                <w:rStyle w:val="Hyperlink"/>
                <w:noProof/>
              </w:rPr>
              <w:fldChar w:fldCharType="end"/>
            </w:r>
          </w:ins>
        </w:p>
        <w:p w14:paraId="5BDE2EB0" w14:textId="77777777" w:rsidR="0076673B" w:rsidRDefault="0076673B">
          <w:pPr>
            <w:pStyle w:val="TOC1"/>
            <w:tabs>
              <w:tab w:val="right" w:leader="dot" w:pos="9016"/>
            </w:tabs>
            <w:rPr>
              <w:ins w:id="79" w:author="Egdom, Ronald van" w:date="2015-11-20T21:13:00Z"/>
              <w:rFonts w:eastAsiaTheme="minorEastAsia"/>
              <w:noProof/>
              <w:lang w:val="en-GB" w:eastAsia="en-GB"/>
            </w:rPr>
          </w:pPr>
          <w:ins w:id="80"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"_Toc435817373"</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Literatuurlijst</w:t>
            </w:r>
            <w:r>
              <w:rPr>
                <w:noProof/>
                <w:webHidden/>
              </w:rPr>
              <w:tab/>
            </w:r>
            <w:r>
              <w:rPr>
                <w:noProof/>
                <w:webHidden/>
              </w:rPr>
              <w:fldChar w:fldCharType="begin"/>
            </w:r>
            <w:r>
              <w:rPr>
                <w:noProof/>
                <w:webHidden/>
              </w:rPr>
              <w:instrText xml:space="preserve"> PAGEREF _Toc435817373 \h </w:instrText>
            </w:r>
            <w:r>
              <w:rPr>
                <w:noProof/>
                <w:webHidden/>
              </w:rPr>
            </w:r>
          </w:ins>
          <w:r>
            <w:rPr>
              <w:noProof/>
              <w:webHidden/>
            </w:rPr>
            <w:fldChar w:fldCharType="separate"/>
          </w:r>
          <w:ins w:id="81" w:author="Egdom, Ronald van" w:date="2015-11-20T21:14:00Z">
            <w:r w:rsidR="00037E73">
              <w:rPr>
                <w:noProof/>
                <w:webHidden/>
              </w:rPr>
              <w:t>29</w:t>
            </w:r>
          </w:ins>
          <w:ins w:id="82" w:author="Egdom, Ronald van" w:date="2015-11-20T21:13:00Z">
            <w:r>
              <w:rPr>
                <w:noProof/>
                <w:webHidden/>
              </w:rPr>
              <w:fldChar w:fldCharType="end"/>
            </w:r>
            <w:r w:rsidRPr="00DF782E">
              <w:rPr>
                <w:rStyle w:val="Hyperlink"/>
                <w:noProof/>
              </w:rPr>
              <w:fldChar w:fldCharType="end"/>
            </w:r>
          </w:ins>
        </w:p>
        <w:p w14:paraId="75B1F28C" w14:textId="77777777" w:rsidR="0076673B" w:rsidRDefault="0076673B">
          <w:pPr>
            <w:pStyle w:val="TOC1"/>
            <w:tabs>
              <w:tab w:val="right" w:leader="dot" w:pos="9016"/>
            </w:tabs>
            <w:rPr>
              <w:ins w:id="83" w:author="Egdom, Ronald van" w:date="2015-11-20T21:13:00Z"/>
              <w:rFonts w:eastAsiaTheme="minorEastAsia"/>
              <w:noProof/>
              <w:lang w:val="en-GB" w:eastAsia="en-GB"/>
            </w:rPr>
          </w:pPr>
          <w:ins w:id="84"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"_Toc435817374"</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Eindwoord</w:t>
            </w:r>
            <w:r>
              <w:rPr>
                <w:noProof/>
                <w:webHidden/>
              </w:rPr>
              <w:tab/>
            </w:r>
            <w:r>
              <w:rPr>
                <w:noProof/>
                <w:webHidden/>
              </w:rPr>
              <w:fldChar w:fldCharType="begin"/>
            </w:r>
            <w:r>
              <w:rPr>
                <w:noProof/>
                <w:webHidden/>
              </w:rPr>
              <w:instrText xml:space="preserve"> PAGEREF _Toc435817374 \h </w:instrText>
            </w:r>
            <w:r>
              <w:rPr>
                <w:noProof/>
                <w:webHidden/>
              </w:rPr>
            </w:r>
          </w:ins>
          <w:r>
            <w:rPr>
              <w:noProof/>
              <w:webHidden/>
            </w:rPr>
            <w:fldChar w:fldCharType="separate"/>
          </w:r>
          <w:ins w:id="85" w:author="Egdom, Ronald van" w:date="2015-11-20T21:14:00Z">
            <w:r w:rsidR="00037E73">
              <w:rPr>
                <w:noProof/>
                <w:webHidden/>
              </w:rPr>
              <w:t>29</w:t>
            </w:r>
          </w:ins>
          <w:ins w:id="86" w:author="Egdom, Ronald van" w:date="2015-11-20T21:13:00Z">
            <w:r>
              <w:rPr>
                <w:noProof/>
                <w:webHidden/>
              </w:rPr>
              <w:fldChar w:fldCharType="end"/>
            </w:r>
            <w:r w:rsidRPr="00DF782E">
              <w:rPr>
                <w:rStyle w:val="Hyperlink"/>
                <w:noProof/>
              </w:rPr>
              <w:fldChar w:fldCharType="end"/>
            </w:r>
          </w:ins>
        </w:p>
        <w:p w14:paraId="46B2D22E" w14:textId="77777777" w:rsidR="0076673B" w:rsidRDefault="0076673B">
          <w:pPr>
            <w:pStyle w:val="TOC2"/>
            <w:tabs>
              <w:tab w:val="right" w:leader="dot" w:pos="9016"/>
            </w:tabs>
            <w:rPr>
              <w:ins w:id="87" w:author="Egdom, Ronald van" w:date="2015-11-20T21:13:00Z"/>
              <w:rFonts w:eastAsiaTheme="minorEastAsia"/>
              <w:noProof/>
              <w:lang w:val="en-GB" w:eastAsia="en-GB"/>
            </w:rPr>
          </w:pPr>
          <w:ins w:id="88" w:author="Egdom, Ronald van" w:date="2015-11-20T21:13:00Z">
            <w:r w:rsidRPr="00DF782E">
              <w:rPr>
                <w:rStyle w:val="Hyperlink"/>
                <w:noProof/>
              </w:rPr>
              <w:fldChar w:fldCharType="begin"/>
            </w:r>
            <w:r w:rsidRPr="00DF782E">
              <w:rPr>
                <w:rStyle w:val="Hyperlink"/>
                <w:noProof/>
              </w:rPr>
              <w:instrText xml:space="preserve"> </w:instrText>
            </w:r>
            <w:r>
              <w:rPr>
                <w:noProof/>
              </w:rPr>
              <w:instrText>HYPERLINK \l "_Toc435817375"</w:instrText>
            </w:r>
            <w:r w:rsidRPr="00DF782E">
              <w:rPr>
                <w:rStyle w:val="Hyperlink"/>
                <w:noProof/>
              </w:rPr>
              <w:instrText xml:space="preserve"> </w:instrText>
            </w:r>
            <w:r w:rsidRPr="00DF782E">
              <w:rPr>
                <w:rStyle w:val="Hyperlink"/>
                <w:noProof/>
              </w:rPr>
            </w:r>
            <w:r w:rsidRPr="00DF782E">
              <w:rPr>
                <w:rStyle w:val="Hyperlink"/>
                <w:noProof/>
              </w:rPr>
              <w:fldChar w:fldCharType="separate"/>
            </w:r>
            <w:r w:rsidRPr="00DF782E">
              <w:rPr>
                <w:rStyle w:val="Hyperlink"/>
                <w:noProof/>
              </w:rPr>
              <w:t>SAQ  Testrapport – feedbackformulier – Docent.</w:t>
            </w:r>
            <w:r>
              <w:rPr>
                <w:noProof/>
                <w:webHidden/>
              </w:rPr>
              <w:tab/>
            </w:r>
            <w:r>
              <w:rPr>
                <w:noProof/>
                <w:webHidden/>
              </w:rPr>
              <w:fldChar w:fldCharType="begin"/>
            </w:r>
            <w:r>
              <w:rPr>
                <w:noProof/>
                <w:webHidden/>
              </w:rPr>
              <w:instrText xml:space="preserve"> PAGEREF _Toc435817375 \h </w:instrText>
            </w:r>
            <w:r>
              <w:rPr>
                <w:noProof/>
                <w:webHidden/>
              </w:rPr>
            </w:r>
          </w:ins>
          <w:r>
            <w:rPr>
              <w:noProof/>
              <w:webHidden/>
            </w:rPr>
            <w:fldChar w:fldCharType="separate"/>
          </w:r>
          <w:ins w:id="89" w:author="Egdom, Ronald van" w:date="2015-11-20T21:14:00Z">
            <w:r w:rsidR="00037E73">
              <w:rPr>
                <w:noProof/>
                <w:webHidden/>
              </w:rPr>
              <w:t>30</w:t>
            </w:r>
          </w:ins>
          <w:ins w:id="90" w:author="Egdom, Ronald van" w:date="2015-11-20T21:13:00Z">
            <w:r>
              <w:rPr>
                <w:noProof/>
                <w:webHidden/>
              </w:rPr>
              <w:fldChar w:fldCharType="end"/>
            </w:r>
            <w:r w:rsidRPr="00DF782E">
              <w:rPr>
                <w:rStyle w:val="Hyperlink"/>
                <w:noProof/>
              </w:rPr>
              <w:fldChar w:fldCharType="end"/>
            </w:r>
          </w:ins>
        </w:p>
        <w:p w14:paraId="7EF00ED9" w14:textId="77777777" w:rsidR="008B097D" w:rsidDel="0076673B" w:rsidRDefault="008B097D">
          <w:pPr>
            <w:pStyle w:val="TOC1"/>
            <w:tabs>
              <w:tab w:val="right" w:leader="dot" w:pos="9016"/>
            </w:tabs>
            <w:rPr>
              <w:del w:id="91" w:author="Egdom, Ronald van" w:date="2015-11-20T21:13:00Z"/>
              <w:rFonts w:eastAsiaTheme="minorEastAsia"/>
              <w:noProof/>
              <w:lang w:val="en-GB" w:eastAsia="en-GB"/>
            </w:rPr>
          </w:pPr>
          <w:del w:id="92" w:author="Egdom, Ronald van" w:date="2015-11-20T21:13:00Z">
            <w:r w:rsidRPr="0076673B" w:rsidDel="0076673B">
              <w:rPr>
                <w:noProof/>
                <w:rPrChange w:id="93" w:author="Egdom, Ronald van" w:date="2015-11-20T21:13:00Z">
                  <w:rPr>
                    <w:rStyle w:val="Hyperlink"/>
                    <w:noProof/>
                  </w:rPr>
                </w:rPrChange>
              </w:rPr>
              <w:delText>Inleiding</w:delText>
            </w:r>
            <w:r w:rsidDel="0076673B">
              <w:rPr>
                <w:noProof/>
                <w:webHidden/>
              </w:rPr>
              <w:tab/>
            </w:r>
            <w:r w:rsidR="0076673B" w:rsidDel="0076673B">
              <w:rPr>
                <w:noProof/>
                <w:webHidden/>
              </w:rPr>
              <w:delText>1</w:delText>
            </w:r>
          </w:del>
        </w:p>
        <w:p w14:paraId="5A76A17A" w14:textId="77777777" w:rsidR="008B097D" w:rsidDel="0076673B" w:rsidRDefault="008B097D">
          <w:pPr>
            <w:pStyle w:val="TOC1"/>
            <w:tabs>
              <w:tab w:val="right" w:leader="dot" w:pos="9016"/>
            </w:tabs>
            <w:rPr>
              <w:del w:id="94" w:author="Egdom, Ronald van" w:date="2015-11-20T21:13:00Z"/>
              <w:rFonts w:eastAsiaTheme="minorEastAsia"/>
              <w:noProof/>
              <w:lang w:val="en-GB" w:eastAsia="en-GB"/>
            </w:rPr>
          </w:pPr>
          <w:del w:id="95" w:author="Egdom, Ronald van" w:date="2015-11-20T21:13:00Z">
            <w:r w:rsidRPr="0076673B" w:rsidDel="0076673B">
              <w:rPr>
                <w:noProof/>
                <w:rPrChange w:id="96" w:author="Egdom, Ronald van" w:date="2015-11-20T21:13:00Z">
                  <w:rPr>
                    <w:rStyle w:val="Hyperlink"/>
                    <w:noProof/>
                  </w:rPr>
                </w:rPrChange>
              </w:rPr>
              <w:delText>Definieer Activity Diagrams</w:delText>
            </w:r>
            <w:r w:rsidDel="0076673B">
              <w:rPr>
                <w:noProof/>
                <w:webHidden/>
              </w:rPr>
              <w:tab/>
            </w:r>
            <w:r w:rsidR="0076673B" w:rsidDel="0076673B">
              <w:rPr>
                <w:noProof/>
                <w:webHidden/>
              </w:rPr>
              <w:delText>3</w:delText>
            </w:r>
          </w:del>
        </w:p>
        <w:p w14:paraId="141DAEE6" w14:textId="77777777" w:rsidR="008B097D" w:rsidDel="0076673B" w:rsidRDefault="008B097D">
          <w:pPr>
            <w:pStyle w:val="TOC1"/>
            <w:tabs>
              <w:tab w:val="right" w:leader="dot" w:pos="9016"/>
            </w:tabs>
            <w:rPr>
              <w:del w:id="97" w:author="Egdom, Ronald van" w:date="2015-11-20T21:13:00Z"/>
              <w:rFonts w:eastAsiaTheme="minorEastAsia"/>
              <w:noProof/>
              <w:lang w:val="en-GB" w:eastAsia="en-GB"/>
            </w:rPr>
          </w:pPr>
          <w:del w:id="98" w:author="Egdom, Ronald van" w:date="2015-11-20T21:13:00Z">
            <w:r w:rsidRPr="0076673B" w:rsidDel="0076673B">
              <w:rPr>
                <w:noProof/>
                <w:rPrChange w:id="99" w:author="Egdom, Ronald van" w:date="2015-11-20T21:13:00Z">
                  <w:rPr>
                    <w:rStyle w:val="Hyperlink"/>
                    <w:noProof/>
                  </w:rPr>
                </w:rPrChange>
              </w:rPr>
              <w:delText>Definieer Testscenario’s</w:delText>
            </w:r>
            <w:r w:rsidDel="0076673B">
              <w:rPr>
                <w:noProof/>
                <w:webHidden/>
              </w:rPr>
              <w:tab/>
            </w:r>
            <w:r w:rsidR="0076673B" w:rsidDel="0076673B">
              <w:rPr>
                <w:noProof/>
                <w:webHidden/>
              </w:rPr>
              <w:delText>8</w:delText>
            </w:r>
          </w:del>
        </w:p>
        <w:p w14:paraId="51CB5E68" w14:textId="77777777" w:rsidR="008B097D" w:rsidDel="0076673B" w:rsidRDefault="008B097D">
          <w:pPr>
            <w:pStyle w:val="TOC2"/>
            <w:tabs>
              <w:tab w:val="right" w:leader="dot" w:pos="9016"/>
            </w:tabs>
            <w:rPr>
              <w:del w:id="100" w:author="Egdom, Ronald van" w:date="2015-11-20T21:13:00Z"/>
              <w:rFonts w:eastAsiaTheme="minorEastAsia"/>
              <w:noProof/>
              <w:lang w:val="en-GB" w:eastAsia="en-GB"/>
            </w:rPr>
          </w:pPr>
          <w:del w:id="101" w:author="Egdom, Ronald van" w:date="2015-11-20T21:13:00Z">
            <w:r w:rsidRPr="0076673B" w:rsidDel="0076673B">
              <w:rPr>
                <w:noProof/>
                <w:lang w:val="en-GB"/>
                <w:rPrChange w:id="102" w:author="Egdom, Ronald van" w:date="2015-11-20T21:13:00Z">
                  <w:rPr>
                    <w:rStyle w:val="Hyperlink"/>
                    <w:noProof/>
                    <w:lang w:val="en-GB"/>
                  </w:rPr>
                </w:rPrChange>
              </w:rPr>
              <w:delText>Test case routes ‘Registeren Verkoop’</w:delText>
            </w:r>
            <w:r w:rsidDel="0076673B">
              <w:rPr>
                <w:noProof/>
                <w:webHidden/>
              </w:rPr>
              <w:tab/>
            </w:r>
            <w:r w:rsidR="0076673B" w:rsidDel="0076673B">
              <w:rPr>
                <w:noProof/>
                <w:webHidden/>
              </w:rPr>
              <w:delText>8</w:delText>
            </w:r>
          </w:del>
        </w:p>
        <w:p w14:paraId="01F1A61C" w14:textId="77777777" w:rsidR="008B097D" w:rsidDel="0076673B" w:rsidRDefault="008B097D">
          <w:pPr>
            <w:pStyle w:val="TOC2"/>
            <w:tabs>
              <w:tab w:val="right" w:leader="dot" w:pos="9016"/>
            </w:tabs>
            <w:rPr>
              <w:del w:id="103" w:author="Egdom, Ronald van" w:date="2015-11-20T21:13:00Z"/>
              <w:rFonts w:eastAsiaTheme="minorEastAsia"/>
              <w:noProof/>
              <w:lang w:val="en-GB" w:eastAsia="en-GB"/>
            </w:rPr>
          </w:pPr>
          <w:del w:id="104" w:author="Egdom, Ronald van" w:date="2015-11-20T21:13:00Z">
            <w:r w:rsidRPr="0076673B" w:rsidDel="0076673B">
              <w:rPr>
                <w:noProof/>
                <w:lang w:val="en-GB"/>
                <w:rPrChange w:id="105" w:author="Egdom, Ronald van" w:date="2015-11-20T21:13:00Z">
                  <w:rPr>
                    <w:rStyle w:val="Hyperlink"/>
                    <w:noProof/>
                    <w:lang w:val="en-GB"/>
                  </w:rPr>
                </w:rPrChange>
              </w:rPr>
              <w:delText>Test case routes ‘Corrigeren Voorraad’</w:delText>
            </w:r>
            <w:r w:rsidDel="0076673B">
              <w:rPr>
                <w:noProof/>
                <w:webHidden/>
              </w:rPr>
              <w:tab/>
            </w:r>
            <w:r w:rsidR="0076673B" w:rsidDel="0076673B">
              <w:rPr>
                <w:noProof/>
                <w:webHidden/>
              </w:rPr>
              <w:delText>11</w:delText>
            </w:r>
          </w:del>
        </w:p>
        <w:p w14:paraId="2E7E29FC" w14:textId="77777777" w:rsidR="008B097D" w:rsidDel="0076673B" w:rsidRDefault="008B097D">
          <w:pPr>
            <w:pStyle w:val="TOC2"/>
            <w:tabs>
              <w:tab w:val="right" w:leader="dot" w:pos="9016"/>
            </w:tabs>
            <w:rPr>
              <w:del w:id="106" w:author="Egdom, Ronald van" w:date="2015-11-20T21:13:00Z"/>
              <w:rFonts w:eastAsiaTheme="minorEastAsia"/>
              <w:noProof/>
              <w:lang w:val="en-GB" w:eastAsia="en-GB"/>
            </w:rPr>
          </w:pPr>
          <w:del w:id="107" w:author="Egdom, Ronald van" w:date="2015-11-20T21:13:00Z">
            <w:r w:rsidRPr="0076673B" w:rsidDel="0076673B">
              <w:rPr>
                <w:noProof/>
                <w:lang w:val="en-GB"/>
                <w:rPrChange w:id="108" w:author="Egdom, Ronald van" w:date="2015-11-20T21:13:00Z">
                  <w:rPr>
                    <w:rStyle w:val="Hyperlink"/>
                    <w:noProof/>
                    <w:lang w:val="en-GB"/>
                  </w:rPr>
                </w:rPrChange>
              </w:rPr>
              <w:delText>Test case routes ‘Opstellen Besteladvies’</w:delText>
            </w:r>
            <w:r w:rsidDel="0076673B">
              <w:rPr>
                <w:noProof/>
                <w:webHidden/>
              </w:rPr>
              <w:tab/>
            </w:r>
            <w:r w:rsidR="0076673B" w:rsidDel="0076673B">
              <w:rPr>
                <w:noProof/>
                <w:webHidden/>
              </w:rPr>
              <w:delText>12</w:delText>
            </w:r>
          </w:del>
        </w:p>
        <w:p w14:paraId="391D69AA" w14:textId="77777777" w:rsidR="008B097D" w:rsidDel="0076673B" w:rsidRDefault="008B097D">
          <w:pPr>
            <w:pStyle w:val="TOC2"/>
            <w:tabs>
              <w:tab w:val="right" w:leader="dot" w:pos="9016"/>
            </w:tabs>
            <w:rPr>
              <w:del w:id="109" w:author="Egdom, Ronald van" w:date="2015-11-20T21:13:00Z"/>
              <w:rFonts w:eastAsiaTheme="minorEastAsia"/>
              <w:noProof/>
              <w:lang w:val="en-GB" w:eastAsia="en-GB"/>
            </w:rPr>
          </w:pPr>
          <w:del w:id="110" w:author="Egdom, Ronald van" w:date="2015-11-20T21:13:00Z">
            <w:r w:rsidRPr="0076673B" w:rsidDel="0076673B">
              <w:rPr>
                <w:noProof/>
                <w:lang w:val="en-GB"/>
                <w:rPrChange w:id="111" w:author="Egdom, Ronald van" w:date="2015-11-20T21:13:00Z">
                  <w:rPr>
                    <w:rStyle w:val="Hyperlink"/>
                    <w:noProof/>
                    <w:lang w:val="en-GB"/>
                  </w:rPr>
                </w:rPrChange>
              </w:rPr>
              <w:delText>Test case routes ‘Opmaken Dagkas’</w:delText>
            </w:r>
            <w:r w:rsidDel="0076673B">
              <w:rPr>
                <w:noProof/>
                <w:webHidden/>
              </w:rPr>
              <w:tab/>
              <w:delText>13</w:delText>
            </w:r>
          </w:del>
        </w:p>
        <w:p w14:paraId="386B6351" w14:textId="77777777" w:rsidR="008B097D" w:rsidDel="0076673B" w:rsidRDefault="008B097D">
          <w:pPr>
            <w:pStyle w:val="TOC1"/>
            <w:tabs>
              <w:tab w:val="right" w:leader="dot" w:pos="9016"/>
            </w:tabs>
            <w:rPr>
              <w:del w:id="112" w:author="Egdom, Ronald van" w:date="2015-11-20T21:13:00Z"/>
              <w:rFonts w:eastAsiaTheme="minorEastAsia"/>
              <w:noProof/>
              <w:lang w:val="en-GB" w:eastAsia="en-GB"/>
            </w:rPr>
          </w:pPr>
          <w:del w:id="113" w:author="Egdom, Ronald van" w:date="2015-11-20T21:13:00Z">
            <w:r w:rsidRPr="0076673B" w:rsidDel="0076673B">
              <w:rPr>
                <w:noProof/>
                <w:rPrChange w:id="114" w:author="Egdom, Ronald van" w:date="2015-11-20T21:13:00Z">
                  <w:rPr>
                    <w:rStyle w:val="Hyperlink"/>
                    <w:noProof/>
                  </w:rPr>
                </w:rPrChange>
              </w:rPr>
              <w:delText>Testcases</w:delText>
            </w:r>
            <w:r w:rsidDel="0076673B">
              <w:rPr>
                <w:noProof/>
                <w:webHidden/>
              </w:rPr>
              <w:tab/>
              <w:delText>15</w:delText>
            </w:r>
          </w:del>
        </w:p>
        <w:p w14:paraId="0ACDFBFC" w14:textId="77777777" w:rsidR="008B097D" w:rsidDel="0076673B" w:rsidRDefault="008B097D">
          <w:pPr>
            <w:pStyle w:val="TOC2"/>
            <w:tabs>
              <w:tab w:val="right" w:leader="dot" w:pos="9016"/>
            </w:tabs>
            <w:rPr>
              <w:del w:id="115" w:author="Egdom, Ronald van" w:date="2015-11-20T21:13:00Z"/>
              <w:rFonts w:eastAsiaTheme="minorEastAsia"/>
              <w:noProof/>
              <w:lang w:val="en-GB" w:eastAsia="en-GB"/>
            </w:rPr>
          </w:pPr>
          <w:del w:id="116" w:author="Egdom, Ronald van" w:date="2015-11-20T21:13:00Z">
            <w:r w:rsidRPr="0076673B" w:rsidDel="0076673B">
              <w:rPr>
                <w:noProof/>
                <w:rPrChange w:id="117" w:author="Egdom, Ronald van" w:date="2015-11-20T21:13:00Z">
                  <w:rPr>
                    <w:rStyle w:val="Hyperlink"/>
                    <w:noProof/>
                  </w:rPr>
                </w:rPrChange>
              </w:rPr>
              <w:delText>Testcase ‘Registreren Verkoop’</w:delText>
            </w:r>
            <w:r w:rsidDel="0076673B">
              <w:rPr>
                <w:noProof/>
                <w:webHidden/>
              </w:rPr>
              <w:tab/>
              <w:delText>15</w:delText>
            </w:r>
          </w:del>
        </w:p>
        <w:p w14:paraId="1B48B90F" w14:textId="77777777" w:rsidR="008B097D" w:rsidDel="0076673B" w:rsidRDefault="008B097D">
          <w:pPr>
            <w:pStyle w:val="TOC2"/>
            <w:tabs>
              <w:tab w:val="right" w:leader="dot" w:pos="9016"/>
            </w:tabs>
            <w:rPr>
              <w:del w:id="118" w:author="Egdom, Ronald van" w:date="2015-11-20T21:13:00Z"/>
              <w:rFonts w:eastAsiaTheme="minorEastAsia"/>
              <w:noProof/>
              <w:lang w:val="en-GB" w:eastAsia="en-GB"/>
            </w:rPr>
          </w:pPr>
          <w:del w:id="119" w:author="Egdom, Ronald van" w:date="2015-11-20T21:13:00Z">
            <w:r w:rsidRPr="0076673B" w:rsidDel="0076673B">
              <w:rPr>
                <w:noProof/>
                <w:rPrChange w:id="120" w:author="Egdom, Ronald van" w:date="2015-11-20T21:13:00Z">
                  <w:rPr>
                    <w:rStyle w:val="Hyperlink"/>
                    <w:noProof/>
                  </w:rPr>
                </w:rPrChange>
              </w:rPr>
              <w:delText>Testcase ‘Corrigeren Voorraad’</w:delText>
            </w:r>
            <w:r w:rsidDel="0076673B">
              <w:rPr>
                <w:noProof/>
                <w:webHidden/>
              </w:rPr>
              <w:tab/>
              <w:delText>15</w:delText>
            </w:r>
          </w:del>
        </w:p>
        <w:p w14:paraId="4FF02501" w14:textId="77777777" w:rsidR="008B097D" w:rsidDel="0076673B" w:rsidRDefault="008B097D">
          <w:pPr>
            <w:pStyle w:val="TOC2"/>
            <w:tabs>
              <w:tab w:val="right" w:leader="dot" w:pos="9016"/>
            </w:tabs>
            <w:rPr>
              <w:del w:id="121" w:author="Egdom, Ronald van" w:date="2015-11-20T21:13:00Z"/>
              <w:rFonts w:eastAsiaTheme="minorEastAsia"/>
              <w:noProof/>
              <w:lang w:val="en-GB" w:eastAsia="en-GB"/>
            </w:rPr>
          </w:pPr>
          <w:del w:id="122" w:author="Egdom, Ronald van" w:date="2015-11-20T21:13:00Z">
            <w:r w:rsidRPr="0076673B" w:rsidDel="0076673B">
              <w:rPr>
                <w:noProof/>
                <w:rPrChange w:id="123" w:author="Egdom, Ronald van" w:date="2015-11-20T21:13:00Z">
                  <w:rPr>
                    <w:rStyle w:val="Hyperlink"/>
                    <w:noProof/>
                  </w:rPr>
                </w:rPrChange>
              </w:rPr>
              <w:delText>Testcase ‘Opstellen Besteladvies’</w:delText>
            </w:r>
            <w:r w:rsidDel="0076673B">
              <w:rPr>
                <w:noProof/>
                <w:webHidden/>
              </w:rPr>
              <w:tab/>
              <w:delText>15</w:delText>
            </w:r>
          </w:del>
        </w:p>
        <w:p w14:paraId="4AC865D0" w14:textId="77777777" w:rsidR="008B097D" w:rsidDel="0076673B" w:rsidRDefault="008B097D">
          <w:pPr>
            <w:pStyle w:val="TOC2"/>
            <w:tabs>
              <w:tab w:val="right" w:leader="dot" w:pos="9016"/>
            </w:tabs>
            <w:rPr>
              <w:del w:id="124" w:author="Egdom, Ronald van" w:date="2015-11-20T21:13:00Z"/>
              <w:rFonts w:eastAsiaTheme="minorEastAsia"/>
              <w:noProof/>
              <w:lang w:val="en-GB" w:eastAsia="en-GB"/>
            </w:rPr>
          </w:pPr>
          <w:del w:id="125" w:author="Egdom, Ronald van" w:date="2015-11-20T21:13:00Z">
            <w:r w:rsidRPr="0076673B" w:rsidDel="0076673B">
              <w:rPr>
                <w:noProof/>
                <w:rPrChange w:id="126" w:author="Egdom, Ronald van" w:date="2015-11-20T21:13:00Z">
                  <w:rPr>
                    <w:rStyle w:val="Hyperlink"/>
                    <w:noProof/>
                  </w:rPr>
                </w:rPrChange>
              </w:rPr>
              <w:delText>Testcase ‘Opmaken dagkas’</w:delText>
            </w:r>
            <w:r w:rsidDel="0076673B">
              <w:rPr>
                <w:noProof/>
                <w:webHidden/>
              </w:rPr>
              <w:tab/>
              <w:delText>16</w:delText>
            </w:r>
          </w:del>
        </w:p>
        <w:p w14:paraId="04F6BD39" w14:textId="77777777" w:rsidR="008B097D" w:rsidDel="0076673B" w:rsidRDefault="008B097D">
          <w:pPr>
            <w:pStyle w:val="TOC1"/>
            <w:tabs>
              <w:tab w:val="right" w:leader="dot" w:pos="9016"/>
            </w:tabs>
            <w:rPr>
              <w:del w:id="127" w:author="Egdom, Ronald van" w:date="2015-11-20T21:13:00Z"/>
              <w:rFonts w:eastAsiaTheme="minorEastAsia"/>
              <w:noProof/>
              <w:lang w:val="en-GB" w:eastAsia="en-GB"/>
            </w:rPr>
          </w:pPr>
          <w:del w:id="128" w:author="Egdom, Ronald van" w:date="2015-11-20T21:13:00Z">
            <w:r w:rsidRPr="0076673B" w:rsidDel="0076673B">
              <w:rPr>
                <w:noProof/>
                <w:rPrChange w:id="129" w:author="Egdom, Ronald van" w:date="2015-11-20T21:13:00Z">
                  <w:rPr>
                    <w:rStyle w:val="Hyperlink"/>
                    <w:noProof/>
                  </w:rPr>
                </w:rPrChange>
              </w:rPr>
              <w:delText>Definieer Business class diagrams</w:delText>
            </w:r>
            <w:r w:rsidDel="0076673B">
              <w:rPr>
                <w:noProof/>
                <w:webHidden/>
              </w:rPr>
              <w:tab/>
              <w:delText>17</w:delText>
            </w:r>
          </w:del>
        </w:p>
        <w:p w14:paraId="08C5F353" w14:textId="77777777" w:rsidR="008B097D" w:rsidDel="0076673B" w:rsidRDefault="008B097D">
          <w:pPr>
            <w:pStyle w:val="TOC2"/>
            <w:tabs>
              <w:tab w:val="right" w:leader="dot" w:pos="9016"/>
            </w:tabs>
            <w:rPr>
              <w:del w:id="130" w:author="Egdom, Ronald van" w:date="2015-11-20T21:13:00Z"/>
              <w:rFonts w:eastAsiaTheme="minorEastAsia"/>
              <w:noProof/>
              <w:lang w:val="en-GB" w:eastAsia="en-GB"/>
            </w:rPr>
          </w:pPr>
          <w:del w:id="131" w:author="Egdom, Ronald van" w:date="2015-11-20T21:13:00Z">
            <w:r w:rsidRPr="0076673B" w:rsidDel="0076673B">
              <w:rPr>
                <w:noProof/>
                <w:lang w:val="en-GB"/>
                <w:rPrChange w:id="132" w:author="Egdom, Ronald van" w:date="2015-11-20T21:13:00Z">
                  <w:rPr>
                    <w:rStyle w:val="Hyperlink"/>
                    <w:noProof/>
                    <w:lang w:val="en-GB"/>
                  </w:rPr>
                </w:rPrChange>
              </w:rPr>
              <w:delText>Business Class diagram ‘Registreren Verkoop’</w:delText>
            </w:r>
            <w:r w:rsidDel="0076673B">
              <w:rPr>
                <w:noProof/>
                <w:webHidden/>
              </w:rPr>
              <w:tab/>
              <w:delText>17</w:delText>
            </w:r>
          </w:del>
        </w:p>
        <w:p w14:paraId="2D1472CC" w14:textId="77777777" w:rsidR="008B097D" w:rsidDel="0076673B" w:rsidRDefault="008B097D">
          <w:pPr>
            <w:pStyle w:val="TOC2"/>
            <w:tabs>
              <w:tab w:val="right" w:leader="dot" w:pos="9016"/>
            </w:tabs>
            <w:rPr>
              <w:del w:id="133" w:author="Egdom, Ronald van" w:date="2015-11-20T21:13:00Z"/>
              <w:rFonts w:eastAsiaTheme="minorEastAsia"/>
              <w:noProof/>
              <w:lang w:val="en-GB" w:eastAsia="en-GB"/>
            </w:rPr>
          </w:pPr>
          <w:del w:id="134" w:author="Egdom, Ronald van" w:date="2015-11-20T21:13:00Z">
            <w:r w:rsidRPr="0076673B" w:rsidDel="0076673B">
              <w:rPr>
                <w:noProof/>
                <w:rPrChange w:id="135" w:author="Egdom, Ronald van" w:date="2015-11-20T21:13:00Z">
                  <w:rPr>
                    <w:rStyle w:val="Hyperlink"/>
                    <w:noProof/>
                  </w:rPr>
                </w:rPrChange>
              </w:rPr>
              <w:delText>Business Class diagram ‘Corrigeren Voorraadniveau’</w:delText>
            </w:r>
            <w:r w:rsidDel="0076673B">
              <w:rPr>
                <w:noProof/>
                <w:webHidden/>
              </w:rPr>
              <w:tab/>
              <w:delText>18</w:delText>
            </w:r>
          </w:del>
        </w:p>
        <w:p w14:paraId="0484C611" w14:textId="77777777" w:rsidR="008B097D" w:rsidDel="0076673B" w:rsidRDefault="008B097D">
          <w:pPr>
            <w:pStyle w:val="TOC2"/>
            <w:tabs>
              <w:tab w:val="right" w:leader="dot" w:pos="9016"/>
            </w:tabs>
            <w:rPr>
              <w:del w:id="136" w:author="Egdom, Ronald van" w:date="2015-11-20T21:13:00Z"/>
              <w:rFonts w:eastAsiaTheme="minorEastAsia"/>
              <w:noProof/>
              <w:lang w:val="en-GB" w:eastAsia="en-GB"/>
            </w:rPr>
          </w:pPr>
          <w:del w:id="137" w:author="Egdom, Ronald van" w:date="2015-11-20T21:13:00Z">
            <w:r w:rsidRPr="0076673B" w:rsidDel="0076673B">
              <w:rPr>
                <w:noProof/>
                <w:rPrChange w:id="138" w:author="Egdom, Ronald van" w:date="2015-11-20T21:13:00Z">
                  <w:rPr>
                    <w:rStyle w:val="Hyperlink"/>
                    <w:noProof/>
                  </w:rPr>
                </w:rPrChange>
              </w:rPr>
              <w:delText>Business Class diagram ‘Opstellen Besteladvies’</w:delText>
            </w:r>
            <w:r w:rsidDel="0076673B">
              <w:rPr>
                <w:noProof/>
                <w:webHidden/>
              </w:rPr>
              <w:tab/>
              <w:delText>19</w:delText>
            </w:r>
          </w:del>
        </w:p>
        <w:p w14:paraId="74AF385D" w14:textId="77777777" w:rsidR="008B097D" w:rsidDel="0076673B" w:rsidRDefault="008B097D">
          <w:pPr>
            <w:pStyle w:val="TOC2"/>
            <w:tabs>
              <w:tab w:val="right" w:leader="dot" w:pos="9016"/>
            </w:tabs>
            <w:rPr>
              <w:del w:id="139" w:author="Egdom, Ronald van" w:date="2015-11-20T21:13:00Z"/>
              <w:rFonts w:eastAsiaTheme="minorEastAsia"/>
              <w:noProof/>
              <w:lang w:val="en-GB" w:eastAsia="en-GB"/>
            </w:rPr>
          </w:pPr>
          <w:del w:id="140" w:author="Egdom, Ronald van" w:date="2015-11-20T21:13:00Z">
            <w:r w:rsidRPr="0076673B" w:rsidDel="0076673B">
              <w:rPr>
                <w:noProof/>
                <w:rPrChange w:id="141" w:author="Egdom, Ronald van" w:date="2015-11-20T21:13:00Z">
                  <w:rPr>
                    <w:rStyle w:val="Hyperlink"/>
                    <w:noProof/>
                  </w:rPr>
                </w:rPrChange>
              </w:rPr>
              <w:delText>Business Class diagram ‘Opmaken Dagkas’</w:delText>
            </w:r>
            <w:r w:rsidDel="0076673B">
              <w:rPr>
                <w:noProof/>
                <w:webHidden/>
              </w:rPr>
              <w:tab/>
              <w:delText>20</w:delText>
            </w:r>
          </w:del>
        </w:p>
        <w:p w14:paraId="01123EDA" w14:textId="77777777" w:rsidR="008B097D" w:rsidDel="0076673B" w:rsidRDefault="008B097D">
          <w:pPr>
            <w:pStyle w:val="TOC2"/>
            <w:tabs>
              <w:tab w:val="right" w:leader="dot" w:pos="9016"/>
            </w:tabs>
            <w:rPr>
              <w:del w:id="142" w:author="Egdom, Ronald van" w:date="2015-11-20T21:13:00Z"/>
              <w:rFonts w:eastAsiaTheme="minorEastAsia"/>
              <w:noProof/>
              <w:lang w:val="en-GB" w:eastAsia="en-GB"/>
            </w:rPr>
          </w:pPr>
          <w:del w:id="143" w:author="Egdom, Ronald van" w:date="2015-11-20T21:13:00Z">
            <w:r w:rsidRPr="0076673B" w:rsidDel="0076673B">
              <w:rPr>
                <w:noProof/>
                <w:rPrChange w:id="144" w:author="Egdom, Ronald van" w:date="2015-11-20T21:13:00Z">
                  <w:rPr>
                    <w:rStyle w:val="Hyperlink"/>
                    <w:noProof/>
                  </w:rPr>
                </w:rPrChange>
              </w:rPr>
              <w:delText>Volledige Business Class diagram</w:delText>
            </w:r>
            <w:r w:rsidDel="0076673B">
              <w:rPr>
                <w:noProof/>
                <w:webHidden/>
              </w:rPr>
              <w:tab/>
              <w:delText>21</w:delText>
            </w:r>
          </w:del>
        </w:p>
        <w:p w14:paraId="3401D670" w14:textId="77777777" w:rsidR="008B097D" w:rsidDel="0076673B" w:rsidRDefault="008B097D">
          <w:pPr>
            <w:pStyle w:val="TOC1"/>
            <w:tabs>
              <w:tab w:val="right" w:leader="dot" w:pos="9016"/>
            </w:tabs>
            <w:rPr>
              <w:del w:id="145" w:author="Egdom, Ronald van" w:date="2015-11-20T21:13:00Z"/>
              <w:rFonts w:eastAsiaTheme="minorEastAsia"/>
              <w:noProof/>
              <w:lang w:val="en-GB" w:eastAsia="en-GB"/>
            </w:rPr>
          </w:pPr>
          <w:del w:id="146" w:author="Egdom, Ronald van" w:date="2015-11-20T21:13:00Z">
            <w:r w:rsidRPr="0076673B" w:rsidDel="0076673B">
              <w:rPr>
                <w:noProof/>
                <w:rPrChange w:id="147" w:author="Egdom, Ronald van" w:date="2015-11-20T21:13:00Z">
                  <w:rPr>
                    <w:rStyle w:val="Hyperlink"/>
                    <w:noProof/>
                  </w:rPr>
                </w:rPrChange>
              </w:rPr>
              <w:delText>Conclusie</w:delText>
            </w:r>
            <w:r w:rsidDel="0076673B">
              <w:rPr>
                <w:noProof/>
                <w:webHidden/>
              </w:rPr>
              <w:tab/>
              <w:delText>22</w:delText>
            </w:r>
          </w:del>
        </w:p>
        <w:p w14:paraId="458C44BB" w14:textId="77777777" w:rsidR="008B097D" w:rsidDel="0076673B" w:rsidRDefault="008B097D">
          <w:pPr>
            <w:pStyle w:val="TOC1"/>
            <w:tabs>
              <w:tab w:val="right" w:leader="dot" w:pos="9016"/>
            </w:tabs>
            <w:rPr>
              <w:del w:id="148" w:author="Egdom, Ronald van" w:date="2015-11-20T21:13:00Z"/>
              <w:rFonts w:eastAsiaTheme="minorEastAsia"/>
              <w:noProof/>
              <w:lang w:val="en-GB" w:eastAsia="en-GB"/>
            </w:rPr>
          </w:pPr>
          <w:del w:id="149" w:author="Egdom, Ronald van" w:date="2015-11-20T21:13:00Z">
            <w:r w:rsidRPr="0076673B" w:rsidDel="0076673B">
              <w:rPr>
                <w:noProof/>
                <w:rPrChange w:id="150" w:author="Egdom, Ronald van" w:date="2015-11-20T21:13:00Z">
                  <w:rPr>
                    <w:rStyle w:val="Hyperlink"/>
                    <w:noProof/>
                  </w:rPr>
                </w:rPrChange>
              </w:rPr>
              <w:delText>Literatuurlijst</w:delText>
            </w:r>
            <w:r w:rsidDel="0076673B">
              <w:rPr>
                <w:noProof/>
                <w:webHidden/>
              </w:rPr>
              <w:tab/>
              <w:delText>22</w:delText>
            </w:r>
          </w:del>
        </w:p>
        <w:p w14:paraId="31358833" w14:textId="77777777" w:rsidR="008B097D" w:rsidDel="0076673B" w:rsidRDefault="008B097D">
          <w:pPr>
            <w:pStyle w:val="TOC1"/>
            <w:tabs>
              <w:tab w:val="right" w:leader="dot" w:pos="9016"/>
            </w:tabs>
            <w:rPr>
              <w:del w:id="151" w:author="Egdom, Ronald van" w:date="2015-11-20T21:13:00Z"/>
              <w:rFonts w:eastAsiaTheme="minorEastAsia"/>
              <w:noProof/>
              <w:lang w:val="en-GB" w:eastAsia="en-GB"/>
            </w:rPr>
          </w:pPr>
          <w:del w:id="152" w:author="Egdom, Ronald van" w:date="2015-11-20T21:13:00Z">
            <w:r w:rsidRPr="0076673B" w:rsidDel="0076673B">
              <w:rPr>
                <w:noProof/>
                <w:rPrChange w:id="153" w:author="Egdom, Ronald van" w:date="2015-11-20T21:13:00Z">
                  <w:rPr>
                    <w:rStyle w:val="Hyperlink"/>
                    <w:noProof/>
                  </w:rPr>
                </w:rPrChange>
              </w:rPr>
              <w:delText>Eindwoord</w:delText>
            </w:r>
            <w:r w:rsidDel="0076673B">
              <w:rPr>
                <w:noProof/>
                <w:webHidden/>
              </w:rPr>
              <w:tab/>
              <w:delText>22</w:delText>
            </w:r>
          </w:del>
        </w:p>
        <w:p w14:paraId="6DB6C89E" w14:textId="77777777" w:rsidR="008B097D" w:rsidDel="0076673B" w:rsidRDefault="008B097D">
          <w:pPr>
            <w:pStyle w:val="TOC2"/>
            <w:tabs>
              <w:tab w:val="right" w:leader="dot" w:pos="9016"/>
            </w:tabs>
            <w:rPr>
              <w:del w:id="154" w:author="Egdom, Ronald van" w:date="2015-11-20T21:13:00Z"/>
              <w:rFonts w:eastAsiaTheme="minorEastAsia"/>
              <w:noProof/>
              <w:lang w:val="en-GB" w:eastAsia="en-GB"/>
            </w:rPr>
          </w:pPr>
          <w:del w:id="155" w:author="Egdom, Ronald van" w:date="2015-11-20T21:13:00Z">
            <w:r w:rsidRPr="0076673B" w:rsidDel="0076673B">
              <w:rPr>
                <w:noProof/>
                <w:lang w:val="en-GB"/>
                <w:rPrChange w:id="156" w:author="Egdom, Ronald van" w:date="2015-11-20T21:13:00Z">
                  <w:rPr>
                    <w:rStyle w:val="Hyperlink"/>
                    <w:noProof/>
                    <w:lang w:val="en-GB"/>
                  </w:rPr>
                </w:rPrChange>
              </w:rPr>
              <w:delText>SAQ  Concept-Use Caserapport – feedbackformulier – Docent.</w:delText>
            </w:r>
            <w:r w:rsidDel="0076673B">
              <w:rPr>
                <w:noProof/>
                <w:webHidden/>
              </w:rPr>
              <w:tab/>
              <w:delText>23</w:delText>
            </w:r>
          </w:del>
        </w:p>
        <w:p w14:paraId="183B492A" w14:textId="77777777" w:rsidR="00550666" w:rsidRDefault="00550666">
          <w:r>
            <w:rPr>
              <w:b/>
              <w:bCs/>
            </w:rPr>
            <w:fldChar w:fldCharType="end"/>
          </w:r>
        </w:p>
      </w:sdtContent>
    </w:sdt>
    <w:p w14:paraId="35729C29" w14:textId="77777777" w:rsidR="00DC0841" w:rsidRDefault="00DC0841">
      <w:pPr>
        <w:rPr>
          <w:rStyle w:val="Heading1Char"/>
        </w:rPr>
      </w:pPr>
      <w:r>
        <w:rPr>
          <w:rStyle w:val="Heading1Char"/>
        </w:rPr>
        <w:br w:type="page"/>
      </w:r>
    </w:p>
    <w:p w14:paraId="08DDAAD0" w14:textId="77777777" w:rsidR="00DC0841" w:rsidRDefault="00550666" w:rsidP="00DC0841">
      <w:pPr>
        <w:pStyle w:val="Heading1"/>
      </w:pPr>
      <w:bookmarkStart w:id="157" w:name="_Toc435817355"/>
      <w:r>
        <w:lastRenderedPageBreak/>
        <w:t>Definieer Activity Diagrams</w:t>
      </w:r>
      <w:bookmarkEnd w:id="157"/>
    </w:p>
    <w:p w14:paraId="3AEE9FD7" w14:textId="77777777" w:rsidR="00DC0841" w:rsidRDefault="00DC0841" w:rsidP="00DC0841">
      <w:r>
        <w:t>Als eerste hebben we de geleverde fully dressed Use Cases omgezet in activity diagrams, vervolgens hebben we de deelpaden binnen het activity diagram gezet. Dit houdt in dat we een schematisch overzicht hebben gemaakt waarbij alle deelpaden dat een proces kan nemen wordt weergeven. Bij de diagrammen op de aankomende pagina’s geeft elk nummer een verschillend deelpad aan. Een bedrijfsproces kan dan door verschillende deelpaden binnen het systeem lopen en aan de hand daarvan gaan we de testscenario’s opstellen die zo veel mogelijk deelpaden op verschillende manieren benaderen.</w:t>
      </w:r>
    </w:p>
    <w:p w14:paraId="6F76D05F" w14:textId="77777777" w:rsidR="00DC0841" w:rsidRPr="00DC0841" w:rsidRDefault="00DC0841" w:rsidP="00DC0841">
      <w:r>
        <w:t>Als eerste hebben wij de Activity Diagram van de Use Case “Registreren verkoop”, deze is te vinden op de volgende pagina.</w:t>
      </w:r>
    </w:p>
    <w:p w14:paraId="3C24C17A" w14:textId="77777777" w:rsidR="00177665" w:rsidRDefault="00177665" w:rsidP="00177665">
      <w:r w:rsidRPr="00177665">
        <w:t xml:space="preserve"> </w:t>
      </w:r>
    </w:p>
    <w:p w14:paraId="691F2DA0" w14:textId="77777777" w:rsidR="00415C82" w:rsidRDefault="00177665" w:rsidP="00177665">
      <w:r>
        <w:rPr>
          <w:noProof/>
          <w:lang w:val="en-GB" w:eastAsia="en-GB"/>
        </w:rPr>
        <w:lastRenderedPageBreak/>
        <mc:AlternateContent>
          <mc:Choice Requires="wps">
            <w:drawing>
              <wp:anchor distT="45720" distB="45720" distL="114300" distR="114300" simplePos="0" relativeHeight="251667456" behindDoc="0" locked="0" layoutInCell="1" allowOverlap="1" wp14:anchorId="7D543A0E" wp14:editId="23441975">
                <wp:simplePos x="0" y="0"/>
                <wp:positionH relativeFrom="column">
                  <wp:posOffset>3327717</wp:posOffset>
                </wp:positionH>
                <wp:positionV relativeFrom="paragraph">
                  <wp:posOffset>8279130</wp:posOffset>
                </wp:positionV>
                <wp:extent cx="2292350" cy="57023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570230"/>
                        </a:xfrm>
                        <a:prstGeom prst="rect">
                          <a:avLst/>
                        </a:prstGeom>
                        <a:solidFill>
                          <a:srgbClr val="FFFFFF"/>
                        </a:solidFill>
                        <a:ln w="9525">
                          <a:solidFill>
                            <a:srgbClr val="000000"/>
                          </a:solidFill>
                          <a:miter lim="800000"/>
                          <a:headEnd/>
                          <a:tailEnd/>
                        </a:ln>
                      </wps:spPr>
                      <wps:txbx>
                        <w:txbxContent>
                          <w:p w14:paraId="6212AEAC" w14:textId="77777777" w:rsidR="00E36B85" w:rsidRPr="00177665" w:rsidRDefault="00E36B85">
                            <w:pPr>
                              <w:rPr>
                                <w:lang w:val="en-US"/>
                              </w:rPr>
                            </w:pPr>
                            <w:r>
                              <w:rPr>
                                <w:lang w:val="en-US"/>
                              </w:rPr>
                              <w:t>Afbeelding 2: Activity Diagram – Registreren Verkoop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543A0E" id="Text Box 2" o:spid="_x0000_s1030" type="#_x0000_t202" style="position:absolute;margin-left:262pt;margin-top:651.9pt;width:180.5pt;height:44.9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BJwIAAE0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">
                <v:textbox style="mso-fit-shape-to-text:t">
                  <w:txbxContent>
                    <w:p w14:paraId="6212AEAC" w14:textId="77777777" w:rsidR="00E36B85" w:rsidRPr="00177665" w:rsidRDefault="00E36B85">
                      <w:pPr>
                        <w:rPr>
                          <w:lang w:val="en-US"/>
                        </w:rPr>
                      </w:pPr>
                      <w:r>
                        <w:rPr>
                          <w:lang w:val="en-US"/>
                        </w:rPr>
                        <w:t>Afbeelding 2: Activity Diagram – Registreren Verkoop</w:t>
                      </w:r>
                    </w:p>
                  </w:txbxContent>
                </v:textbox>
              </v:shape>
            </w:pict>
          </mc:Fallback>
        </mc:AlternateContent>
      </w:r>
      <w:r w:rsidRPr="00177665">
        <w:rPr>
          <w:noProof/>
          <w:lang w:eastAsia="en-GB"/>
        </w:rPr>
        <w:t xml:space="preserve"> </w:t>
      </w:r>
      <w:r w:rsidR="00DC0841" w:rsidRPr="00DC0841">
        <w:rPr>
          <w:noProof/>
          <w:lang w:val="en-GB" w:eastAsia="en-GB"/>
        </w:rPr>
        <w:drawing>
          <wp:inline distT="0" distB="0" distL="0" distR="0" wp14:anchorId="0691666A" wp14:editId="131299DF">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666" cy="8622925"/>
                    </a:xfrm>
                    <a:prstGeom prst="rect">
                      <a:avLst/>
                    </a:prstGeom>
                  </pic:spPr>
                </pic:pic>
              </a:graphicData>
            </a:graphic>
          </wp:inline>
        </w:drawing>
      </w:r>
    </w:p>
    <w:p w14:paraId="6C2637D4" w14:textId="77777777" w:rsidR="00DC0841" w:rsidRDefault="00DC0841" w:rsidP="00415C82"/>
    <w:p w14:paraId="11389EA7" w14:textId="77777777" w:rsidR="00DC0841" w:rsidRDefault="00DC0841" w:rsidP="00415C82">
      <w:r>
        <w:lastRenderedPageBreak/>
        <w:t>Hieronder staat de Activity Diagram van de Use Case “</w:t>
      </w:r>
      <w:r w:rsidR="0022459B">
        <w:t>Corrigeren Voorraadniveau”</w:t>
      </w:r>
    </w:p>
    <w:p w14:paraId="442B3007" w14:textId="2BD7B6C9" w:rsidR="0022459B" w:rsidRDefault="007A392D" w:rsidP="00415C82">
      <w:r w:rsidRPr="007A392D">
        <w:rPr>
          <w:noProof/>
          <w:lang w:val="en-GB" w:eastAsia="en-GB"/>
        </w:rPr>
        <w:drawing>
          <wp:inline distT="0" distB="0" distL="0" distR="0" wp14:anchorId="0D8C16C9" wp14:editId="6FC4A4F0">
            <wp:extent cx="5731510" cy="4194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4175"/>
                    </a:xfrm>
                    <a:prstGeom prst="rect">
                      <a:avLst/>
                    </a:prstGeom>
                  </pic:spPr>
                </pic:pic>
              </a:graphicData>
            </a:graphic>
          </wp:inline>
        </w:drawing>
      </w:r>
    </w:p>
    <w:p w14:paraId="47DE61B2" w14:textId="7FF42A15" w:rsidR="0022459B" w:rsidRDefault="00E36B85">
      <w:r>
        <w:rPr>
          <w:noProof/>
          <w:lang w:val="en-GB" w:eastAsia="en-GB"/>
        </w:rPr>
        <mc:AlternateContent>
          <mc:Choice Requires="wps">
            <w:drawing>
              <wp:anchor distT="45720" distB="45720" distL="114300" distR="114300" simplePos="0" relativeHeight="251669504" behindDoc="0" locked="0" layoutInCell="1" allowOverlap="1" wp14:anchorId="4BA5BDAD" wp14:editId="05DD4386">
                <wp:simplePos x="0" y="0"/>
                <wp:positionH relativeFrom="column">
                  <wp:posOffset>49530</wp:posOffset>
                </wp:positionH>
                <wp:positionV relativeFrom="paragraph">
                  <wp:posOffset>13036</wp:posOffset>
                </wp:positionV>
                <wp:extent cx="6078855" cy="38608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53C24023" w14:textId="77777777" w:rsidR="00E36B85" w:rsidRPr="00177665" w:rsidRDefault="00E36B85" w:rsidP="00177665">
                            <w:pPr>
                              <w:rPr>
                                <w:lang w:val="en-US"/>
                              </w:rPr>
                            </w:pPr>
                            <w:r>
                              <w:rPr>
                                <w:lang w:val="en-US"/>
                              </w:rPr>
                              <w:t>Afbeelding 3: Activity Diagram – Corrigeren Voorraadniveau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5BDAD" id="_x0000_s1031" type="#_x0000_t202" style="position:absolute;margin-left:3.9pt;margin-top:1.05pt;width:478.65pt;height:30.4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">
                <v:textbox style="mso-fit-shape-to-text:t">
                  <w:txbxContent>
                    <w:p w14:paraId="53C24023" w14:textId="77777777" w:rsidR="00E36B85" w:rsidRPr="00177665" w:rsidRDefault="00E36B85" w:rsidP="00177665">
                      <w:pPr>
                        <w:rPr>
                          <w:lang w:val="en-US"/>
                        </w:rPr>
                      </w:pPr>
                      <w:r>
                        <w:rPr>
                          <w:lang w:val="en-US"/>
                        </w:rPr>
                        <w:t>Afbeelding 3: Activity Diagram – Corrigeren Voorraadniveau</w:t>
                      </w:r>
                    </w:p>
                  </w:txbxContent>
                </v:textbox>
              </v:shape>
            </w:pict>
          </mc:Fallback>
        </mc:AlternateContent>
      </w:r>
      <w:r w:rsidR="0022459B">
        <w:br w:type="page"/>
      </w:r>
    </w:p>
    <w:p w14:paraId="3956CBBF" w14:textId="12334EF7" w:rsidR="0022459B" w:rsidRPr="00427CB2" w:rsidRDefault="0022459B">
      <w:r>
        <w:lastRenderedPageBreak/>
        <w:t>Hieronder staat de Activity Diagram van de Use Case “Opstellen Besteladvies”</w:t>
      </w:r>
      <w:r w:rsidR="002D7642" w:rsidRPr="002D7642">
        <w:rPr>
          <w:noProof/>
          <w:lang w:eastAsia="en-GB"/>
        </w:rPr>
        <w:t xml:space="preserve"> </w:t>
      </w:r>
      <w:r w:rsidR="002D7642" w:rsidRPr="002D7642">
        <w:rPr>
          <w:noProof/>
          <w:lang w:val="en-GB" w:eastAsia="en-GB"/>
        </w:rPr>
        <w:drawing>
          <wp:inline distT="0" distB="0" distL="0" distR="0" wp14:anchorId="718600BE" wp14:editId="322CF839">
            <wp:extent cx="5128260" cy="7568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160" cy="7575762"/>
                    </a:xfrm>
                    <a:prstGeom prst="rect">
                      <a:avLst/>
                    </a:prstGeom>
                  </pic:spPr>
                </pic:pic>
              </a:graphicData>
            </a:graphic>
          </wp:inline>
        </w:drawing>
      </w:r>
    </w:p>
    <w:p w14:paraId="04368F83" w14:textId="5569155F" w:rsidR="008C38FC" w:rsidRDefault="008C38FC">
      <w:r>
        <w:rPr>
          <w:noProof/>
          <w:lang w:val="en-GB" w:eastAsia="en-GB"/>
        </w:rPr>
        <mc:AlternateContent>
          <mc:Choice Requires="wps">
            <w:drawing>
              <wp:anchor distT="45720" distB="45720" distL="114300" distR="114300" simplePos="0" relativeHeight="251671552" behindDoc="0" locked="0" layoutInCell="1" allowOverlap="1" wp14:anchorId="79658CEE" wp14:editId="3E1055B0">
                <wp:simplePos x="0" y="0"/>
                <wp:positionH relativeFrom="margin">
                  <wp:posOffset>304800</wp:posOffset>
                </wp:positionH>
                <wp:positionV relativeFrom="paragraph">
                  <wp:posOffset>1270</wp:posOffset>
                </wp:positionV>
                <wp:extent cx="4800600" cy="355600"/>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55600"/>
                        </a:xfrm>
                        <a:prstGeom prst="rect">
                          <a:avLst/>
                        </a:prstGeom>
                        <a:solidFill>
                          <a:srgbClr val="FFFFFF"/>
                        </a:solidFill>
                        <a:ln w="9525">
                          <a:solidFill>
                            <a:srgbClr val="000000"/>
                          </a:solidFill>
                          <a:miter lim="800000"/>
                          <a:headEnd/>
                          <a:tailEnd/>
                        </a:ln>
                      </wps:spPr>
                      <wps:txbx>
                        <w:txbxContent>
                          <w:p w14:paraId="10E31BE8" w14:textId="77777777" w:rsidR="00E36B85" w:rsidRPr="00177665" w:rsidRDefault="00E36B85" w:rsidP="00177665">
                            <w:pPr>
                              <w:rPr>
                                <w:lang w:val="en-US"/>
                              </w:rPr>
                            </w:pPr>
                            <w:r>
                              <w:rPr>
                                <w:lang w:val="en-US"/>
                              </w:rPr>
                              <w:t>Afbeelding 4: Activity Diagram – Opstellen Besteladvies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58CEE" id="_x0000_s1032" type="#_x0000_t202" style="position:absolute;margin-left:24pt;margin-top:.1pt;width:378pt;height:2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">
                <v:textbox>
                  <w:txbxContent>
                    <w:p w14:paraId="10E31BE8" w14:textId="77777777" w:rsidR="00E36B85" w:rsidRPr="00177665" w:rsidRDefault="00E36B85" w:rsidP="00177665">
                      <w:pPr>
                        <w:rPr>
                          <w:lang w:val="en-US"/>
                        </w:rPr>
                      </w:pPr>
                      <w:r>
                        <w:rPr>
                          <w:lang w:val="en-US"/>
                        </w:rPr>
                        <w:t>Afbeelding 4: Activity Diagram – Opstellen Besteladvies</w:t>
                      </w:r>
                    </w:p>
                  </w:txbxContent>
                </v:textbox>
                <w10:wrap anchorx="margin"/>
              </v:shape>
            </w:pict>
          </mc:Fallback>
        </mc:AlternateContent>
      </w:r>
      <w:r>
        <w:br w:type="page"/>
      </w:r>
    </w:p>
    <w:p w14:paraId="51D32F4F" w14:textId="69D909E1" w:rsidR="0022459B" w:rsidRDefault="0022459B" w:rsidP="00415C82">
      <w:r>
        <w:lastRenderedPageBreak/>
        <w:t>Hieronder staat de Activity Diagram van de Use Case “Opmaken Dagkas”</w:t>
      </w:r>
    </w:p>
    <w:p w14:paraId="2DCACA22" w14:textId="5B84E882" w:rsidR="00550666" w:rsidRDefault="00177665" w:rsidP="00415C82">
      <w:r>
        <w:rPr>
          <w:noProof/>
          <w:lang w:val="en-GB" w:eastAsia="en-GB"/>
        </w:rPr>
        <mc:AlternateContent>
          <mc:Choice Requires="wps">
            <w:drawing>
              <wp:anchor distT="45720" distB="45720" distL="114300" distR="114300" simplePos="0" relativeHeight="251673600" behindDoc="0" locked="0" layoutInCell="1" allowOverlap="1" wp14:anchorId="32638B9B" wp14:editId="2FEF98C5">
                <wp:simplePos x="0" y="0"/>
                <wp:positionH relativeFrom="margin">
                  <wp:posOffset>-171450</wp:posOffset>
                </wp:positionH>
                <wp:positionV relativeFrom="paragraph">
                  <wp:posOffset>5864225</wp:posOffset>
                </wp:positionV>
                <wp:extent cx="5707380" cy="38608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86080"/>
                        </a:xfrm>
                        <a:prstGeom prst="rect">
                          <a:avLst/>
                        </a:prstGeom>
                        <a:solidFill>
                          <a:srgbClr val="FFFFFF"/>
                        </a:solidFill>
                        <a:ln w="9525">
                          <a:solidFill>
                            <a:srgbClr val="000000"/>
                          </a:solidFill>
                          <a:miter lim="800000"/>
                          <a:headEnd/>
                          <a:tailEnd/>
                        </a:ln>
                      </wps:spPr>
                      <wps:txbx>
                        <w:txbxContent>
                          <w:p w14:paraId="18C7585C" w14:textId="77777777" w:rsidR="00E36B85" w:rsidRPr="00177665" w:rsidRDefault="00E36B85" w:rsidP="00177665">
                            <w:pPr>
                              <w:rPr>
                                <w:lang w:val="en-US"/>
                              </w:rPr>
                            </w:pPr>
                            <w:r>
                              <w:rPr>
                                <w:lang w:val="en-US"/>
                              </w:rPr>
                              <w:t>Afbeelding 5: Activity Diagram – Opmaken Dagkas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38B9B" id="_x0000_s1033" type="#_x0000_t202" style="position:absolute;margin-left:-13.5pt;margin-top:461.75pt;width:449.4pt;height:30.4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">
                <v:textbox style="mso-fit-shape-to-text:t">
                  <w:txbxContent>
                    <w:p w14:paraId="18C7585C" w14:textId="77777777" w:rsidR="00E36B85" w:rsidRPr="00177665" w:rsidRDefault="00E36B85" w:rsidP="00177665">
                      <w:pPr>
                        <w:rPr>
                          <w:lang w:val="en-US"/>
                        </w:rPr>
                      </w:pPr>
                      <w:r>
                        <w:rPr>
                          <w:lang w:val="en-US"/>
                        </w:rPr>
                        <w:t>Afbeelding 5: Activity Diagram – Opmaken Dagkas</w:t>
                      </w:r>
                    </w:p>
                  </w:txbxContent>
                </v:textbox>
                <w10:wrap anchorx="margin"/>
              </v:shape>
            </w:pict>
          </mc:Fallback>
        </mc:AlternateContent>
      </w:r>
      <w:r w:rsidR="008C38FC" w:rsidRPr="008C38FC">
        <w:rPr>
          <w:noProof/>
          <w:lang w:val="en-GB" w:eastAsia="en-GB"/>
        </w:rPr>
        <w:drawing>
          <wp:inline distT="0" distB="0" distL="0" distR="0" wp14:anchorId="30EEDEB4" wp14:editId="1A51EA19">
            <wp:extent cx="5731510" cy="3879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79850"/>
                    </a:xfrm>
                    <a:prstGeom prst="rect">
                      <a:avLst/>
                    </a:prstGeom>
                  </pic:spPr>
                </pic:pic>
              </a:graphicData>
            </a:graphic>
          </wp:inline>
        </w:drawing>
      </w:r>
    </w:p>
    <w:p w14:paraId="57B94B6C" w14:textId="77777777" w:rsidR="00550666" w:rsidRDefault="00550666">
      <w:r>
        <w:br w:type="page"/>
      </w:r>
    </w:p>
    <w:p w14:paraId="7A8F5C9A" w14:textId="77777777" w:rsidR="00550666" w:rsidRDefault="00550666" w:rsidP="00550666">
      <w:pPr>
        <w:pStyle w:val="Heading1"/>
      </w:pPr>
      <w:bookmarkStart w:id="158" w:name="_Toc435817356"/>
      <w:r>
        <w:lastRenderedPageBreak/>
        <w:t>Definieer Testscenario’s</w:t>
      </w:r>
      <w:bookmarkEnd w:id="158"/>
    </w:p>
    <w:p w14:paraId="68E06F23" w14:textId="77777777"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14:paraId="051480D6" w14:textId="77777777" w:rsidR="00550666" w:rsidRPr="00AE2158" w:rsidRDefault="005D1A5C" w:rsidP="00577921">
      <w:pPr>
        <w:pStyle w:val="Heading2"/>
        <w:rPr>
          <w:lang w:val="en-GB"/>
        </w:rPr>
      </w:pPr>
      <w:bookmarkStart w:id="159" w:name="_Toc435817357"/>
      <w:r>
        <w:rPr>
          <w:lang w:val="en-GB"/>
        </w:rPr>
        <w:t>Test case routes ‘R</w:t>
      </w:r>
      <w:r w:rsidR="00577921" w:rsidRPr="00AE2158">
        <w:rPr>
          <w:lang w:val="en-GB"/>
        </w:rPr>
        <w:t xml:space="preserve">egisteren </w:t>
      </w:r>
      <w:r>
        <w:rPr>
          <w:lang w:val="en-GB"/>
        </w:rPr>
        <w:t>V</w:t>
      </w:r>
      <w:r w:rsidR="00577921" w:rsidRPr="00AE2158">
        <w:rPr>
          <w:lang w:val="en-GB"/>
        </w:rPr>
        <w:t>erkoop</w:t>
      </w:r>
      <w:r>
        <w:rPr>
          <w:lang w:val="en-GB"/>
        </w:rPr>
        <w:t>’</w:t>
      </w:r>
      <w:bookmarkEnd w:id="159"/>
    </w:p>
    <w:p w14:paraId="7E9F5387" w14:textId="77777777" w:rsidR="00550666" w:rsidRPr="004A07B9" w:rsidRDefault="00550666" w:rsidP="00550666">
      <w:pPr>
        <w:rPr>
          <w:b/>
          <w:lang w:val="en-US"/>
        </w:rPr>
      </w:pPr>
      <w:r w:rsidRPr="004A07B9">
        <w:rPr>
          <w:b/>
          <w:lang w:val="en-US"/>
        </w:rPr>
        <w:t>Paren:</w:t>
      </w:r>
    </w:p>
    <w:p w14:paraId="41544E51" w14:textId="77777777" w:rsidR="00550666" w:rsidRPr="000A46AE" w:rsidRDefault="00550666" w:rsidP="00550666">
      <w:pPr>
        <w:rPr>
          <w:lang w:val="en-US"/>
        </w:rPr>
      </w:pPr>
      <w:r w:rsidRPr="000A46AE">
        <w:rPr>
          <w:lang w:val="en-US"/>
        </w:rPr>
        <w:t>(1-2)</w:t>
      </w:r>
    </w:p>
    <w:p w14:paraId="5A4D3F08" w14:textId="77777777" w:rsidR="00550666" w:rsidRPr="000A46AE" w:rsidRDefault="00550666" w:rsidP="00550666">
      <w:pPr>
        <w:rPr>
          <w:lang w:val="en-US"/>
        </w:rPr>
      </w:pPr>
      <w:r w:rsidRPr="000A46AE">
        <w:rPr>
          <w:lang w:val="en-US"/>
        </w:rPr>
        <w:t>(2-3), (2-16)</w:t>
      </w:r>
    </w:p>
    <w:p w14:paraId="60780C4B" w14:textId="77777777" w:rsidR="00550666" w:rsidRPr="000A46AE" w:rsidRDefault="00550666" w:rsidP="00550666">
      <w:pPr>
        <w:rPr>
          <w:lang w:val="en-US"/>
        </w:rPr>
      </w:pPr>
      <w:r w:rsidRPr="000A46AE">
        <w:rPr>
          <w:lang w:val="en-US"/>
        </w:rPr>
        <w:t>(3-4),(3-15)</w:t>
      </w:r>
    </w:p>
    <w:p w14:paraId="787C72C8" w14:textId="77777777" w:rsidR="00550666" w:rsidRPr="000A46AE" w:rsidRDefault="00550666" w:rsidP="00550666">
      <w:pPr>
        <w:rPr>
          <w:lang w:val="en-US"/>
        </w:rPr>
      </w:pPr>
      <w:r w:rsidRPr="000A46AE">
        <w:rPr>
          <w:lang w:val="en-US"/>
        </w:rPr>
        <w:t>(4-5)</w:t>
      </w:r>
    </w:p>
    <w:p w14:paraId="594C652E" w14:textId="77777777" w:rsidR="00550666" w:rsidRPr="000A46AE" w:rsidRDefault="00550666" w:rsidP="00550666">
      <w:pPr>
        <w:rPr>
          <w:lang w:val="en-US"/>
        </w:rPr>
      </w:pPr>
      <w:r w:rsidRPr="000A46AE">
        <w:rPr>
          <w:lang w:val="en-US"/>
        </w:rPr>
        <w:t>(5-6),(5-10)</w:t>
      </w:r>
    </w:p>
    <w:p w14:paraId="62D27FBC" w14:textId="77777777" w:rsidR="00550666" w:rsidRPr="000A46AE" w:rsidRDefault="00550666" w:rsidP="00550666">
      <w:pPr>
        <w:rPr>
          <w:lang w:val="en-US"/>
        </w:rPr>
      </w:pPr>
      <w:r w:rsidRPr="000A46AE">
        <w:rPr>
          <w:lang w:val="en-US"/>
        </w:rPr>
        <w:t>(6,7),(6-11)</w:t>
      </w:r>
    </w:p>
    <w:p w14:paraId="407B29F6" w14:textId="77777777" w:rsidR="00550666" w:rsidRPr="000A46AE" w:rsidRDefault="00550666" w:rsidP="00550666">
      <w:pPr>
        <w:rPr>
          <w:lang w:val="en-US"/>
        </w:rPr>
      </w:pPr>
      <w:r w:rsidRPr="000A46AE">
        <w:rPr>
          <w:lang w:val="en-US"/>
        </w:rPr>
        <w:t>(7-8),(7-14)</w:t>
      </w:r>
    </w:p>
    <w:p w14:paraId="500593F7" w14:textId="77777777" w:rsidR="00550666" w:rsidRPr="000A46AE" w:rsidRDefault="00550666" w:rsidP="00550666">
      <w:pPr>
        <w:rPr>
          <w:lang w:val="en-US"/>
        </w:rPr>
      </w:pPr>
      <w:r w:rsidRPr="000A46AE">
        <w:rPr>
          <w:lang w:val="en-US"/>
        </w:rPr>
        <w:t>(8-9)</w:t>
      </w:r>
    </w:p>
    <w:p w14:paraId="010A3D28" w14:textId="77777777" w:rsidR="00550666" w:rsidRPr="000A46AE" w:rsidRDefault="00550666" w:rsidP="00550666">
      <w:pPr>
        <w:rPr>
          <w:lang w:val="en-US"/>
        </w:rPr>
      </w:pPr>
      <w:r w:rsidRPr="000A46AE">
        <w:rPr>
          <w:lang w:val="en-US"/>
        </w:rPr>
        <w:t>(10-17)</w:t>
      </w:r>
    </w:p>
    <w:p w14:paraId="00D8D385" w14:textId="77777777" w:rsidR="00550666" w:rsidRPr="000A46AE" w:rsidRDefault="00550666" w:rsidP="00550666">
      <w:pPr>
        <w:rPr>
          <w:lang w:val="en-US"/>
        </w:rPr>
      </w:pPr>
      <w:r w:rsidRPr="000A46AE">
        <w:rPr>
          <w:lang w:val="en-US"/>
        </w:rPr>
        <w:t>(11-5)</w:t>
      </w:r>
    </w:p>
    <w:p w14:paraId="19373A56" w14:textId="77777777" w:rsidR="00550666" w:rsidRPr="000A46AE" w:rsidRDefault="00550666" w:rsidP="00550666">
      <w:pPr>
        <w:rPr>
          <w:lang w:val="en-US"/>
        </w:rPr>
      </w:pPr>
      <w:r w:rsidRPr="000A46AE">
        <w:rPr>
          <w:lang w:val="en-US"/>
        </w:rPr>
        <w:t>(12-9)</w:t>
      </w:r>
    </w:p>
    <w:p w14:paraId="76C5A9E0" w14:textId="77777777" w:rsidR="00550666" w:rsidRPr="000A46AE" w:rsidRDefault="00550666" w:rsidP="00550666">
      <w:pPr>
        <w:rPr>
          <w:lang w:val="en-US"/>
        </w:rPr>
      </w:pPr>
      <w:r w:rsidRPr="000A46AE">
        <w:rPr>
          <w:lang w:val="en-US"/>
        </w:rPr>
        <w:t>(13-17)</w:t>
      </w:r>
    </w:p>
    <w:p w14:paraId="1812E383" w14:textId="77777777" w:rsidR="00550666" w:rsidRPr="000A46AE" w:rsidRDefault="00550666" w:rsidP="00550666">
      <w:pPr>
        <w:rPr>
          <w:lang w:val="en-US"/>
        </w:rPr>
      </w:pPr>
      <w:r w:rsidRPr="000A46AE">
        <w:rPr>
          <w:lang w:val="en-US"/>
        </w:rPr>
        <w:t>(14-</w:t>
      </w:r>
      <w:r>
        <w:rPr>
          <w:lang w:val="en-US"/>
        </w:rPr>
        <w:t>9</w:t>
      </w:r>
      <w:r w:rsidRPr="000A46AE">
        <w:rPr>
          <w:lang w:val="en-US"/>
        </w:rPr>
        <w:t>)</w:t>
      </w:r>
    </w:p>
    <w:p w14:paraId="27AECE77" w14:textId="77777777" w:rsidR="00550666" w:rsidRPr="000A46AE" w:rsidRDefault="00550666" w:rsidP="00550666">
      <w:pPr>
        <w:rPr>
          <w:lang w:val="en-US"/>
        </w:rPr>
      </w:pPr>
      <w:r w:rsidRPr="000A46AE">
        <w:rPr>
          <w:lang w:val="en-US"/>
        </w:rPr>
        <w:t>(15-2)</w:t>
      </w:r>
    </w:p>
    <w:p w14:paraId="783375B5" w14:textId="77777777" w:rsidR="00550666" w:rsidRPr="000A46AE" w:rsidRDefault="00550666" w:rsidP="00550666">
      <w:pPr>
        <w:rPr>
          <w:lang w:val="en-US"/>
        </w:rPr>
      </w:pPr>
      <w:r w:rsidRPr="000A46AE">
        <w:rPr>
          <w:lang w:val="en-US"/>
        </w:rPr>
        <w:t>(16-2)</w:t>
      </w:r>
    </w:p>
    <w:p w14:paraId="69378FB8" w14:textId="77777777" w:rsidR="00550666" w:rsidRPr="000A46AE" w:rsidRDefault="00550666" w:rsidP="00550666">
      <w:pPr>
        <w:rPr>
          <w:lang w:val="en-US"/>
        </w:rPr>
      </w:pPr>
      <w:r w:rsidRPr="000A46AE">
        <w:rPr>
          <w:lang w:val="en-US"/>
        </w:rPr>
        <w:t>(17-12),(17-</w:t>
      </w:r>
      <w:r>
        <w:rPr>
          <w:lang w:val="en-US"/>
        </w:rPr>
        <w:t>13)</w:t>
      </w:r>
    </w:p>
    <w:p w14:paraId="13918680" w14:textId="77777777" w:rsidR="00550666" w:rsidRPr="004A07B9" w:rsidRDefault="00550666" w:rsidP="00550666">
      <w:pPr>
        <w:rPr>
          <w:b/>
          <w:lang w:val="en-US"/>
        </w:rPr>
      </w:pPr>
      <w:r w:rsidRPr="004A07B9">
        <w:rPr>
          <w:b/>
          <w:lang w:val="en-US"/>
        </w:rPr>
        <w:t>Basic Flow:</w:t>
      </w:r>
    </w:p>
    <w:p w14:paraId="50E18B41" w14:textId="77777777" w:rsidR="00550666" w:rsidRPr="000A46AE" w:rsidRDefault="00550666" w:rsidP="00550666">
      <w:pPr>
        <w:rPr>
          <w:lang w:val="en-US"/>
        </w:rPr>
      </w:pPr>
      <w:r>
        <w:rPr>
          <w:lang w:val="en-US"/>
        </w:rPr>
        <w:t xml:space="preserve">Main.- </w:t>
      </w:r>
      <w:r w:rsidRPr="000A46AE">
        <w:rPr>
          <w:lang w:val="en-US"/>
        </w:rPr>
        <w:t>(1-2),(2-3),(3-4),(4-5),(5-6),(6-7),(7-8),(8-9)</w:t>
      </w:r>
    </w:p>
    <w:p w14:paraId="77A823A3" w14:textId="77777777" w:rsidR="00550666" w:rsidRPr="004A07B9" w:rsidRDefault="00550666" w:rsidP="00550666">
      <w:pPr>
        <w:rPr>
          <w:b/>
          <w:lang w:val="en-US"/>
        </w:rPr>
      </w:pPr>
      <w:r w:rsidRPr="004A07B9">
        <w:rPr>
          <w:b/>
          <w:lang w:val="en-US"/>
        </w:rPr>
        <w:t>Alternative Flows:</w:t>
      </w:r>
    </w:p>
    <w:p w14:paraId="086C1B0E" w14:textId="77777777" w:rsidR="00550666" w:rsidRPr="000A46AE" w:rsidRDefault="00550666" w:rsidP="00550666">
      <w:pPr>
        <w:rPr>
          <w:lang w:val="en-US"/>
        </w:rPr>
      </w:pPr>
      <w:r>
        <w:rPr>
          <w:lang w:val="en-US"/>
        </w:rPr>
        <w:t xml:space="preserve">1.- </w:t>
      </w:r>
      <w:r w:rsidRPr="000A46AE">
        <w:rPr>
          <w:lang w:val="en-US"/>
        </w:rPr>
        <w:t>(1-2),(2-16),(16-2),(2-3),(3-4),(4-5),(5-6),(6-7),(7-8),(8-9)</w:t>
      </w:r>
    </w:p>
    <w:p w14:paraId="36569EDC" w14:textId="77777777" w:rsidR="00550666" w:rsidRPr="000A46AE" w:rsidRDefault="00550666" w:rsidP="00550666">
      <w:pPr>
        <w:rPr>
          <w:lang w:val="en-US"/>
        </w:rPr>
      </w:pPr>
      <w:r>
        <w:rPr>
          <w:lang w:val="en-US"/>
        </w:rPr>
        <w:t xml:space="preserve">2.- </w:t>
      </w:r>
      <w:r w:rsidRPr="000A46AE">
        <w:rPr>
          <w:lang w:val="en-US"/>
        </w:rPr>
        <w:t>(1-2),(2-3),(3-15),(15-2),(2-3),(3-4),(4-5),(5-6),(6-7),(7-8),(8-9)</w:t>
      </w:r>
    </w:p>
    <w:p w14:paraId="34192F4C" w14:textId="77777777" w:rsidR="00550666" w:rsidRPr="000A46AE" w:rsidRDefault="00550666" w:rsidP="00550666">
      <w:pPr>
        <w:rPr>
          <w:lang w:val="en-US"/>
        </w:rPr>
      </w:pPr>
      <w:r w:rsidRPr="001A5A75">
        <w:rPr>
          <w:highlight w:val="yellow"/>
          <w:lang w:val="en-US"/>
        </w:rPr>
        <w:t>3.- (1-2),(2-16),(16-2),(2-3),(3-15),(15-2),(2-16),(16-2),(2-3),(3-4),(4-5),(5-6),(6-7),(7-8),(8-9</w:t>
      </w:r>
      <w:r w:rsidRPr="000A46AE">
        <w:rPr>
          <w:lang w:val="en-US"/>
        </w:rPr>
        <w:t>)</w:t>
      </w:r>
    </w:p>
    <w:p w14:paraId="45383420" w14:textId="77777777" w:rsidR="00550666" w:rsidRPr="000A46AE" w:rsidRDefault="00550666" w:rsidP="00550666">
      <w:pPr>
        <w:rPr>
          <w:lang w:val="en-US"/>
        </w:rPr>
      </w:pPr>
      <w:r>
        <w:rPr>
          <w:lang w:val="en-US"/>
        </w:rPr>
        <w:t xml:space="preserve">4.- </w:t>
      </w:r>
      <w:r w:rsidRPr="000A46AE">
        <w:rPr>
          <w:lang w:val="en-US"/>
        </w:rPr>
        <w:t>(1-2),(2-16),(16-2),(2-3),(3-4),(4-5),(5-10),(10-17),(17-12),(12-9)</w:t>
      </w:r>
    </w:p>
    <w:p w14:paraId="18348E56" w14:textId="77777777" w:rsidR="00550666" w:rsidRPr="000A46AE" w:rsidRDefault="00550666" w:rsidP="00550666">
      <w:pPr>
        <w:rPr>
          <w:lang w:val="en-US"/>
        </w:rPr>
      </w:pPr>
      <w:r w:rsidRPr="001A5A75">
        <w:rPr>
          <w:highlight w:val="yellow"/>
          <w:lang w:val="en-US"/>
        </w:rPr>
        <w:t>5.- (1-2),(2-3),(3-15),(15-2),(2-3),(3-15),(15-2),(2-3),(3-4),(4-5),(5-10),(10-17),(17-13),(13-17),(17-13),(13-17),(17-12),(12-9)</w:t>
      </w:r>
    </w:p>
    <w:p w14:paraId="3345437F" w14:textId="77777777" w:rsidR="00550666" w:rsidRPr="000A46AE" w:rsidRDefault="00550666" w:rsidP="00550666">
      <w:pPr>
        <w:rPr>
          <w:lang w:val="en-US"/>
        </w:rPr>
      </w:pPr>
      <w:r>
        <w:rPr>
          <w:lang w:val="en-US"/>
        </w:rPr>
        <w:t xml:space="preserve">6.- </w:t>
      </w:r>
      <w:r w:rsidRPr="000A46AE">
        <w:rPr>
          <w:lang w:val="en-US"/>
        </w:rPr>
        <w:t>(1-2),(2-3),(3-4)(4-5),(5-6),(6-7),(7-14),(14-9)</w:t>
      </w:r>
    </w:p>
    <w:p w14:paraId="033B3934" w14:textId="77777777" w:rsidR="00550666" w:rsidRPr="000A46AE" w:rsidRDefault="00550666" w:rsidP="00550666">
      <w:pPr>
        <w:rPr>
          <w:lang w:val="en-US"/>
        </w:rPr>
      </w:pPr>
      <w:r>
        <w:rPr>
          <w:lang w:val="en-US"/>
        </w:rPr>
        <w:lastRenderedPageBreak/>
        <w:t xml:space="preserve">7.- </w:t>
      </w:r>
      <w:r w:rsidRPr="000A46AE">
        <w:rPr>
          <w:lang w:val="en-US"/>
        </w:rPr>
        <w:t>(1-2),(2-3),(3-15),(15-2),(2-3),(3-4)(4-5),(5-6),(6-7),(7-14),(14-9)</w:t>
      </w:r>
    </w:p>
    <w:p w14:paraId="120E401B" w14:textId="77777777" w:rsidR="00550666" w:rsidRDefault="00550666" w:rsidP="00550666">
      <w:pPr>
        <w:rPr>
          <w:lang w:val="en-US"/>
        </w:rPr>
      </w:pPr>
      <w:r>
        <w:rPr>
          <w:lang w:val="en-US"/>
        </w:rPr>
        <w:t xml:space="preserve">8.- </w:t>
      </w:r>
      <w:r w:rsidRPr="000A46AE">
        <w:rPr>
          <w:lang w:val="en-US"/>
        </w:rPr>
        <w:t>(1-2),(2-3),(3-4)(4-5), 5-6),(6-7),(7-14),(14-9)</w:t>
      </w:r>
    </w:p>
    <w:p w14:paraId="47BE18D6" w14:textId="77777777" w:rsidR="00550666" w:rsidRDefault="00550666" w:rsidP="00550666">
      <w:pPr>
        <w:rPr>
          <w:lang w:val="en-US"/>
        </w:rPr>
      </w:pPr>
      <w:r w:rsidRPr="001A5A75">
        <w:rPr>
          <w:highlight w:val="yellow"/>
          <w:lang w:val="en-US"/>
        </w:rPr>
        <w:t>9.- (1-2),(2-3),(3-4)(4-5),(5-6),(6-11),(11-5),(5-6),(6-7),(7-14),(14-9)</w:t>
      </w:r>
    </w:p>
    <w:tbl>
      <w:tblPr>
        <w:tblStyle w:val="PlainTable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14:paraId="212B9119" w14:textId="77777777"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14:paraId="62CBB018" w14:textId="77777777" w:rsidR="00550666" w:rsidRDefault="00550666" w:rsidP="00E93F8C">
            <w:pPr>
              <w:rPr>
                <w:lang w:val="en-US"/>
              </w:rPr>
            </w:pPr>
            <w:r>
              <w:rPr>
                <w:lang w:val="en-US"/>
              </w:rPr>
              <w:t>Scenario</w:t>
            </w:r>
          </w:p>
        </w:tc>
        <w:tc>
          <w:tcPr>
            <w:tcW w:w="835" w:type="dxa"/>
          </w:tcPr>
          <w:p w14:paraId="3B2F6734"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14:paraId="2497119B"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14:paraId="528B275F"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14:paraId="3F724CF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14:paraId="1EFF7753"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14:paraId="49916B9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14:paraId="6AD961C9"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14:paraId="3089455F"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14:paraId="1D370FFA"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14:paraId="646CA1B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14:paraId="3684D6A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14:paraId="5A840967"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1F6A2A0D" w14:textId="77777777" w:rsidR="00550666" w:rsidRDefault="00550666" w:rsidP="00E93F8C">
            <w:pPr>
              <w:rPr>
                <w:lang w:val="en-US"/>
              </w:rPr>
            </w:pPr>
            <w:r>
              <w:rPr>
                <w:lang w:val="en-US"/>
              </w:rPr>
              <w:t>Main.-</w:t>
            </w:r>
          </w:p>
        </w:tc>
        <w:tc>
          <w:tcPr>
            <w:tcW w:w="835" w:type="dxa"/>
          </w:tcPr>
          <w:p w14:paraId="46DBF08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7EA6CFD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60806DC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3A00631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3BE6C74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1F7862D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6874765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56EDF10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0145781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611BA65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7CC9886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14:paraId="17436D05"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14:paraId="166990A8" w14:textId="77777777" w:rsidR="00550666" w:rsidRDefault="00550666" w:rsidP="00E93F8C">
            <w:pPr>
              <w:rPr>
                <w:lang w:val="en-US"/>
              </w:rPr>
            </w:pPr>
            <w:r>
              <w:rPr>
                <w:lang w:val="en-US"/>
              </w:rPr>
              <w:t>1.-</w:t>
            </w:r>
          </w:p>
        </w:tc>
        <w:tc>
          <w:tcPr>
            <w:tcW w:w="835" w:type="dxa"/>
          </w:tcPr>
          <w:p w14:paraId="6ADF478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12C73533"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14:paraId="7F509973"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14:paraId="521BCC4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0F77E70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14:paraId="05E5E1D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5F15ABBA"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5D69E85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43044A45"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16A21708"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635A38D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14:paraId="2FCB5395"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10BA1549" w14:textId="77777777" w:rsidR="00550666" w:rsidRDefault="00550666" w:rsidP="00E93F8C">
            <w:pPr>
              <w:rPr>
                <w:lang w:val="en-US"/>
              </w:rPr>
            </w:pPr>
            <w:r>
              <w:rPr>
                <w:lang w:val="en-US"/>
              </w:rPr>
              <w:t>2.-</w:t>
            </w:r>
          </w:p>
        </w:tc>
        <w:tc>
          <w:tcPr>
            <w:tcW w:w="835" w:type="dxa"/>
          </w:tcPr>
          <w:p w14:paraId="4DCF5B6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26F235A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3500A96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756F793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5089C73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50AC3E4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7ADD231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097531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185C56D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297BCDF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0D9888F8"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14:paraId="24FB2A21"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14:paraId="26524B87" w14:textId="77777777" w:rsidR="00550666" w:rsidRPr="001A5A75" w:rsidRDefault="00550666" w:rsidP="00E93F8C">
            <w:pPr>
              <w:rPr>
                <w:highlight w:val="yellow"/>
                <w:lang w:val="en-US"/>
              </w:rPr>
            </w:pPr>
            <w:r w:rsidRPr="001A5A75">
              <w:rPr>
                <w:highlight w:val="yellow"/>
                <w:lang w:val="en-US"/>
              </w:rPr>
              <w:t>3.-</w:t>
            </w:r>
          </w:p>
        </w:tc>
        <w:tc>
          <w:tcPr>
            <w:tcW w:w="835" w:type="dxa"/>
          </w:tcPr>
          <w:p w14:paraId="3E285010"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2B943D5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14:paraId="71032AE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5" w:type="dxa"/>
          </w:tcPr>
          <w:p w14:paraId="219174A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6435D07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7F8B20D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1778FB5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174EAA2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3FE2251C"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61B66A9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2E238D9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14:paraId="4AC942F6"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14:paraId="528BF2C7" w14:textId="77777777" w:rsidR="00550666" w:rsidRDefault="00550666" w:rsidP="00E93F8C">
            <w:pPr>
              <w:rPr>
                <w:lang w:val="en-US"/>
              </w:rPr>
            </w:pPr>
            <w:r>
              <w:rPr>
                <w:lang w:val="en-US"/>
              </w:rPr>
              <w:t>4.-</w:t>
            </w:r>
          </w:p>
        </w:tc>
        <w:tc>
          <w:tcPr>
            <w:tcW w:w="835" w:type="dxa"/>
          </w:tcPr>
          <w:p w14:paraId="5DED9E5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7FE199C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0CD6078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14:paraId="09EC30A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4512F8E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03E4141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5FE332C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2A1F211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0745E07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1EC16FB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7DE8106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771A035D" w14:textId="77777777"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14:paraId="261ABC99" w14:textId="77777777" w:rsidR="00550666" w:rsidRPr="001A5A75" w:rsidRDefault="00550666" w:rsidP="00E93F8C">
            <w:pPr>
              <w:rPr>
                <w:highlight w:val="yellow"/>
                <w:lang w:val="en-US"/>
              </w:rPr>
            </w:pPr>
            <w:r w:rsidRPr="001A5A75">
              <w:rPr>
                <w:highlight w:val="yellow"/>
                <w:lang w:val="en-US"/>
              </w:rPr>
              <w:t>5.-</w:t>
            </w:r>
          </w:p>
        </w:tc>
        <w:tc>
          <w:tcPr>
            <w:tcW w:w="835" w:type="dxa"/>
          </w:tcPr>
          <w:p w14:paraId="6AC1FC4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2EF7AFD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14:paraId="6F22B87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14:paraId="220B2E0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21F2A8E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14:paraId="75475DC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4DE527F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6B3AB04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458A730F"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14:paraId="6B6CCE4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14:paraId="48336798"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14:paraId="2596DAAB"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3BFFFC20" w14:textId="77777777" w:rsidR="00550666" w:rsidRDefault="00550666" w:rsidP="00E93F8C">
            <w:pPr>
              <w:rPr>
                <w:lang w:val="en-US"/>
              </w:rPr>
            </w:pPr>
            <w:r>
              <w:rPr>
                <w:lang w:val="en-US"/>
              </w:rPr>
              <w:t>6.-</w:t>
            </w:r>
          </w:p>
        </w:tc>
        <w:tc>
          <w:tcPr>
            <w:tcW w:w="835" w:type="dxa"/>
          </w:tcPr>
          <w:p w14:paraId="66781C7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28E9981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247D6CE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7AC8722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76D0028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24FDF67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3DE4419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78B41C7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30B4AAF8"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E0FA65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596C2A1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4644AEB8" w14:textId="77777777"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14:paraId="274F9BB4" w14:textId="77777777" w:rsidR="00550666" w:rsidRDefault="00550666" w:rsidP="00E93F8C">
            <w:pPr>
              <w:rPr>
                <w:lang w:val="en-US"/>
              </w:rPr>
            </w:pPr>
            <w:r>
              <w:rPr>
                <w:lang w:val="en-US"/>
              </w:rPr>
              <w:t>7.-</w:t>
            </w:r>
          </w:p>
        </w:tc>
        <w:tc>
          <w:tcPr>
            <w:tcW w:w="835" w:type="dxa"/>
          </w:tcPr>
          <w:p w14:paraId="34150A1B"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26316CC0"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14:paraId="5125CB6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14:paraId="31F91D76"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3CEC190D"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4889D1C0"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6A409E45"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4C04B00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6AE108A0"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5614E26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7A3E620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14:paraId="3ED91DF9"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53EF9798" w14:textId="77777777" w:rsidR="00550666" w:rsidRDefault="00550666" w:rsidP="00E93F8C">
            <w:pPr>
              <w:rPr>
                <w:lang w:val="en-US"/>
              </w:rPr>
            </w:pPr>
            <w:r>
              <w:rPr>
                <w:lang w:val="en-US"/>
              </w:rPr>
              <w:t>8.-</w:t>
            </w:r>
          </w:p>
        </w:tc>
        <w:tc>
          <w:tcPr>
            <w:tcW w:w="835" w:type="dxa"/>
          </w:tcPr>
          <w:p w14:paraId="2997786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32F2437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1312C30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51D005F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348166D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6354047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293C8E2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325E268"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2F6B75C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4891ACB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79B60B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444E2413" w14:textId="77777777"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14:paraId="2A5FB1B9" w14:textId="77777777" w:rsidR="00550666" w:rsidRPr="003A6FEC" w:rsidRDefault="00550666" w:rsidP="00E93F8C">
            <w:pPr>
              <w:rPr>
                <w:highlight w:val="yellow"/>
                <w:lang w:val="en-US"/>
              </w:rPr>
            </w:pPr>
            <w:r w:rsidRPr="003A6FEC">
              <w:rPr>
                <w:highlight w:val="yellow"/>
                <w:lang w:val="en-US"/>
              </w:rPr>
              <w:t>9.-</w:t>
            </w:r>
          </w:p>
        </w:tc>
        <w:tc>
          <w:tcPr>
            <w:tcW w:w="835" w:type="dxa"/>
          </w:tcPr>
          <w:p w14:paraId="3431DF00"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14:paraId="7844BFD7"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14:paraId="008087D5"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14:paraId="5DE79912"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14:paraId="18E82534"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14:paraId="1CE7FCC8"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0AD943AD"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4C05EE1B"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1A8C6CBC"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1834237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23425F48"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14:paraId="04CABB5B" w14:textId="77777777" w:rsidR="00550666" w:rsidRDefault="00550666" w:rsidP="00550666">
      <w:pPr>
        <w:rPr>
          <w:lang w:val="en-US"/>
        </w:rPr>
      </w:pPr>
    </w:p>
    <w:tbl>
      <w:tblPr>
        <w:tblStyle w:val="PlainTable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14:paraId="60BC2E40" w14:textId="77777777"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14:paraId="70824C5A" w14:textId="77777777" w:rsidR="00550666" w:rsidRDefault="00550666" w:rsidP="00E93F8C">
            <w:pPr>
              <w:rPr>
                <w:lang w:val="en-US"/>
              </w:rPr>
            </w:pPr>
            <w:r>
              <w:rPr>
                <w:lang w:val="en-US"/>
              </w:rPr>
              <w:t>Scenario</w:t>
            </w:r>
          </w:p>
        </w:tc>
        <w:tc>
          <w:tcPr>
            <w:tcW w:w="667" w:type="dxa"/>
          </w:tcPr>
          <w:p w14:paraId="51B7FEAC"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14:paraId="1AB1EE91"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14:paraId="371A0199"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14:paraId="7BBC2B03"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14:paraId="7CCB0986"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14:paraId="14394834"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14:paraId="7493A35E"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14:paraId="5EEF3AFE"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14:paraId="1AB70734"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14:paraId="7A9C2310"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14:paraId="52FA2076"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14:paraId="07337D65"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2E472FDB" w14:textId="77777777" w:rsidR="00550666" w:rsidRDefault="00550666" w:rsidP="00E93F8C">
            <w:pPr>
              <w:rPr>
                <w:lang w:val="en-US"/>
              </w:rPr>
            </w:pPr>
            <w:r>
              <w:rPr>
                <w:lang w:val="en-US"/>
              </w:rPr>
              <w:t>Main.-</w:t>
            </w:r>
          </w:p>
        </w:tc>
        <w:tc>
          <w:tcPr>
            <w:tcW w:w="667" w:type="dxa"/>
          </w:tcPr>
          <w:p w14:paraId="7C03BFE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14:paraId="36E59E2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21F09EE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270DA76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1DB712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A8FFBF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30C2320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25064E0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DED06D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092C2FD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7F33F46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1CEABBD3" w14:textId="77777777"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14:paraId="5D5E2FE1" w14:textId="77777777" w:rsidR="00550666" w:rsidRDefault="00550666" w:rsidP="00E93F8C">
            <w:pPr>
              <w:rPr>
                <w:lang w:val="en-US"/>
              </w:rPr>
            </w:pPr>
            <w:r>
              <w:rPr>
                <w:lang w:val="en-US"/>
              </w:rPr>
              <w:t>1.-</w:t>
            </w:r>
          </w:p>
        </w:tc>
        <w:tc>
          <w:tcPr>
            <w:tcW w:w="667" w:type="dxa"/>
          </w:tcPr>
          <w:p w14:paraId="015FC0A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14:paraId="516F82F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3DFF2614"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006499FF"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2E747F1D"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463D4D35"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38C7D208"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64D14656"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4B842B6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288115C9"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14:paraId="7B2D88EC"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14:paraId="13A69055"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74344B51" w14:textId="77777777" w:rsidR="00550666" w:rsidRDefault="00550666" w:rsidP="00E93F8C">
            <w:pPr>
              <w:rPr>
                <w:lang w:val="en-US"/>
              </w:rPr>
            </w:pPr>
            <w:r>
              <w:rPr>
                <w:lang w:val="en-US"/>
              </w:rPr>
              <w:t>2.-</w:t>
            </w:r>
          </w:p>
        </w:tc>
        <w:tc>
          <w:tcPr>
            <w:tcW w:w="667" w:type="dxa"/>
          </w:tcPr>
          <w:p w14:paraId="153A4F1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14:paraId="78F84E1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68D7A48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33D0FFC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3F067F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8D1CBF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38BB7F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321CB59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126FA3F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FF3395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10EA9D7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5CF946DE" w14:textId="77777777"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14:paraId="77FBBAA8" w14:textId="77777777" w:rsidR="00550666" w:rsidRPr="001A5A75" w:rsidRDefault="00550666" w:rsidP="00E93F8C">
            <w:pPr>
              <w:rPr>
                <w:highlight w:val="yellow"/>
                <w:lang w:val="en-US"/>
              </w:rPr>
            </w:pPr>
            <w:r w:rsidRPr="001A5A75">
              <w:rPr>
                <w:highlight w:val="yellow"/>
                <w:lang w:val="en-US"/>
              </w:rPr>
              <w:t>3.-</w:t>
            </w:r>
          </w:p>
        </w:tc>
        <w:tc>
          <w:tcPr>
            <w:tcW w:w="667" w:type="dxa"/>
          </w:tcPr>
          <w:p w14:paraId="0F34BE90"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14:paraId="757F53C8"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30BE05B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04EDD9E2"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33CC6082"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429F37EA"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7130D9EE"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7A257C10"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0B1574B7"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512B508B"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14:paraId="05BDC9F4"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14:paraId="3B8CCC06" w14:textId="77777777"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14:paraId="62209973" w14:textId="77777777" w:rsidR="00550666" w:rsidRDefault="00550666" w:rsidP="00E93F8C">
            <w:pPr>
              <w:rPr>
                <w:lang w:val="en-US"/>
              </w:rPr>
            </w:pPr>
            <w:r>
              <w:rPr>
                <w:lang w:val="en-US"/>
              </w:rPr>
              <w:t>4.-</w:t>
            </w:r>
          </w:p>
        </w:tc>
        <w:tc>
          <w:tcPr>
            <w:tcW w:w="667" w:type="dxa"/>
          </w:tcPr>
          <w:p w14:paraId="17ABB2B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14:paraId="30F3B31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102AD52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563ED69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43BB078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91D2B2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F0E225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0C48E22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31833E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328C00E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14:paraId="400C866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4FFDC41F"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14:paraId="237BDB46" w14:textId="77777777" w:rsidR="00550666" w:rsidRPr="001A5A75" w:rsidRDefault="00550666" w:rsidP="00E93F8C">
            <w:pPr>
              <w:rPr>
                <w:highlight w:val="yellow"/>
                <w:lang w:val="en-US"/>
              </w:rPr>
            </w:pPr>
            <w:r w:rsidRPr="001A5A75">
              <w:rPr>
                <w:highlight w:val="yellow"/>
                <w:lang w:val="en-US"/>
              </w:rPr>
              <w:t>5.-</w:t>
            </w:r>
          </w:p>
        </w:tc>
        <w:tc>
          <w:tcPr>
            <w:tcW w:w="667" w:type="dxa"/>
          </w:tcPr>
          <w:p w14:paraId="6197BEC8"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14:paraId="157EDAE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3EA04DAC"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26D08817"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2901B492"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41791331"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5CE2039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65B06197"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3A9CBE5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2A3FCDD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86" w:type="dxa"/>
          </w:tcPr>
          <w:p w14:paraId="6CC801E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14:paraId="64855274"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5559C4EF" w14:textId="77777777" w:rsidR="00550666" w:rsidRDefault="00550666" w:rsidP="00E93F8C">
            <w:pPr>
              <w:rPr>
                <w:lang w:val="en-US"/>
              </w:rPr>
            </w:pPr>
            <w:r>
              <w:rPr>
                <w:lang w:val="en-US"/>
              </w:rPr>
              <w:t>6.-</w:t>
            </w:r>
          </w:p>
        </w:tc>
        <w:tc>
          <w:tcPr>
            <w:tcW w:w="667" w:type="dxa"/>
          </w:tcPr>
          <w:p w14:paraId="6FE4DF5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14:paraId="3A58D04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C3A9B7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F6A169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3F279D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18395A9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B54334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183F48D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4EDB10B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451C17F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61CF308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7FE6C346"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14:paraId="69B91ACF" w14:textId="77777777" w:rsidR="00550666" w:rsidRDefault="00550666" w:rsidP="00E93F8C">
            <w:pPr>
              <w:rPr>
                <w:lang w:val="en-US"/>
              </w:rPr>
            </w:pPr>
            <w:r>
              <w:rPr>
                <w:lang w:val="en-US"/>
              </w:rPr>
              <w:t>7.-</w:t>
            </w:r>
          </w:p>
        </w:tc>
        <w:tc>
          <w:tcPr>
            <w:tcW w:w="667" w:type="dxa"/>
          </w:tcPr>
          <w:p w14:paraId="7D465BE6"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14:paraId="0F408B8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3A3689F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5956EE1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76F7E44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1EFC88E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591CBFFC"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3EFE1DFC"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35D1148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310E546B"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14:paraId="0DC955A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14:paraId="11376029"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52DE40B3" w14:textId="77777777" w:rsidR="00550666" w:rsidRDefault="00550666" w:rsidP="00E93F8C">
            <w:pPr>
              <w:rPr>
                <w:lang w:val="en-US"/>
              </w:rPr>
            </w:pPr>
            <w:r>
              <w:rPr>
                <w:lang w:val="en-US"/>
              </w:rPr>
              <w:t>8.-</w:t>
            </w:r>
          </w:p>
        </w:tc>
        <w:tc>
          <w:tcPr>
            <w:tcW w:w="667" w:type="dxa"/>
          </w:tcPr>
          <w:p w14:paraId="3364FF0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14:paraId="4497730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012486B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1511D0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4FD2993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D4D918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03D3BB4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6CC3B20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2A92D68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E3D7E5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7823D1D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1F3C90F0"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14:paraId="1470BA06" w14:textId="77777777" w:rsidR="00550666" w:rsidRPr="003A6FEC" w:rsidRDefault="00550666" w:rsidP="00E93F8C">
            <w:pPr>
              <w:rPr>
                <w:highlight w:val="yellow"/>
                <w:lang w:val="en-US"/>
              </w:rPr>
            </w:pPr>
            <w:r w:rsidRPr="003A6FEC">
              <w:rPr>
                <w:highlight w:val="yellow"/>
                <w:lang w:val="en-US"/>
              </w:rPr>
              <w:t>9.-</w:t>
            </w:r>
          </w:p>
        </w:tc>
        <w:tc>
          <w:tcPr>
            <w:tcW w:w="667" w:type="dxa"/>
          </w:tcPr>
          <w:p w14:paraId="439D2357"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14:paraId="7E618C0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7F46F1EA"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5FBB8F86"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14:paraId="397DE8B6"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2E557093"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1ECC84C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14:paraId="270F9EAA"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1D46B2B5"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3C428027"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14:paraId="5E3B2D0F"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14:paraId="7190FDA8" w14:textId="77777777" w:rsidR="00550666" w:rsidRDefault="00550666" w:rsidP="00550666">
      <w:pPr>
        <w:rPr>
          <w:lang w:val="en-US"/>
        </w:rPr>
      </w:pPr>
    </w:p>
    <w:p w14:paraId="62601841" w14:textId="77777777" w:rsidR="00550666" w:rsidRPr="005F4B4C" w:rsidRDefault="00550666" w:rsidP="00550666">
      <w:pPr>
        <w:rPr>
          <w:b/>
        </w:rPr>
      </w:pPr>
      <w:r w:rsidRPr="005F4B4C">
        <w:rPr>
          <w:b/>
        </w:rPr>
        <w:t>Invoer- en uitvoerwaarden per scenario</w:t>
      </w:r>
    </w:p>
    <w:p w14:paraId="1B8F6A21" w14:textId="77777777" w:rsidR="00550666" w:rsidRDefault="00550666" w:rsidP="00550666">
      <w:pPr>
        <w:rPr>
          <w:i/>
        </w:rPr>
      </w:pPr>
      <w:r w:rsidRPr="00C93F00">
        <w:t xml:space="preserve">Scenario </w:t>
      </w:r>
      <w:r w:rsidRPr="004A07B9">
        <w:rPr>
          <w:b/>
        </w:rPr>
        <w:t>3</w:t>
      </w:r>
      <w:r>
        <w:t xml:space="preserve">.- </w:t>
      </w:r>
      <w:r>
        <w:rPr>
          <w:i/>
        </w:rPr>
        <w:t>Meerdere artikelen niet herkend.</w:t>
      </w:r>
    </w:p>
    <w:p w14:paraId="67E738C5" w14:textId="77777777"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14:paraId="2C79D408" w14:textId="77777777" w:rsidR="00AE2158" w:rsidRDefault="00AE2158" w:rsidP="00550666">
      <w:r>
        <w:t>Invoer: Twee onbekende artikelen</w:t>
      </w:r>
    </w:p>
    <w:p w14:paraId="58C7F10D" w14:textId="77777777" w:rsidR="00AE2158" w:rsidRDefault="00AE2158" w:rsidP="00550666">
      <w:r>
        <w:t>Uitvoer: Beide artikelen zijn nu bekend en betaling verloopt succesvol.</w:t>
      </w:r>
    </w:p>
    <w:p w14:paraId="097757C4" w14:textId="77777777" w:rsidR="00550666" w:rsidRPr="00B83811" w:rsidRDefault="00550666" w:rsidP="00550666">
      <w:pPr>
        <w:rPr>
          <w:i/>
        </w:rPr>
      </w:pPr>
      <w:r>
        <w:t xml:space="preserve">Scenario </w:t>
      </w:r>
      <w:r w:rsidRPr="004A07B9">
        <w:rPr>
          <w:b/>
        </w:rPr>
        <w:t>5</w:t>
      </w:r>
      <w:r>
        <w:t xml:space="preserve">.- </w:t>
      </w:r>
      <w:r>
        <w:rPr>
          <w:i/>
        </w:rPr>
        <w:t>Meerdere artikelen afbreek aankoop.</w:t>
      </w:r>
    </w:p>
    <w:p w14:paraId="426EBE17" w14:textId="77777777"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14:paraId="2D7F4190" w14:textId="77777777" w:rsidR="00AE2158" w:rsidRDefault="00AE2158" w:rsidP="00550666">
      <w:r>
        <w:t>Invoer: Drie artikelen moeten worden verwerkt, maar klant breekt aankoop af.</w:t>
      </w:r>
    </w:p>
    <w:p w14:paraId="0602F68D" w14:textId="77777777" w:rsidR="00AE2158" w:rsidRDefault="00AE2158" w:rsidP="00550666">
      <w:r>
        <w:t>Uitvoer: Alle gegevens worden geregistreerd, afgebroken betaling correct verwerkt.</w:t>
      </w:r>
    </w:p>
    <w:p w14:paraId="3AB92C68" w14:textId="77777777" w:rsidR="00550666" w:rsidRPr="00B83811" w:rsidRDefault="00550666" w:rsidP="00550666">
      <w:pPr>
        <w:rPr>
          <w:i/>
        </w:rPr>
      </w:pPr>
      <w:r>
        <w:lastRenderedPageBreak/>
        <w:t xml:space="preserve">Scenario </w:t>
      </w:r>
      <w:r w:rsidRPr="004A07B9">
        <w:rPr>
          <w:b/>
        </w:rPr>
        <w:t>9</w:t>
      </w:r>
      <w:r>
        <w:t xml:space="preserve">.- </w:t>
      </w:r>
      <w:r>
        <w:rPr>
          <w:i/>
        </w:rPr>
        <w:t>Eén artikel, betaling slaagt eén keer niet, geen factuur.</w:t>
      </w:r>
    </w:p>
    <w:p w14:paraId="6CE9598F" w14:textId="77777777"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14:paraId="4F1DC39A" w14:textId="77777777" w:rsidR="00AE2158" w:rsidRDefault="00AE2158" w:rsidP="00550666">
      <w:r>
        <w:t>Invoer: Betaling die niet slaagt.</w:t>
      </w:r>
    </w:p>
    <w:p w14:paraId="43E5C024" w14:textId="77777777" w:rsidR="00AE2158" w:rsidRDefault="00AE2158" w:rsidP="00550666">
      <w:r>
        <w:t>Uitvoer: Betaling moet 2</w:t>
      </w:r>
      <w:r w:rsidRPr="00AE2158">
        <w:rPr>
          <w:vertAlign w:val="superscript"/>
        </w:rPr>
        <w:t>e</w:t>
      </w:r>
      <w:r>
        <w:t xml:space="preserve"> keer wel slagen, geen factuur leveren.</w:t>
      </w:r>
    </w:p>
    <w:p w14:paraId="6008ECB5" w14:textId="77777777" w:rsidR="00550666" w:rsidRDefault="00550666" w:rsidP="00550666">
      <w:r>
        <w:br w:type="page"/>
      </w:r>
    </w:p>
    <w:p w14:paraId="516DCE78" w14:textId="77777777" w:rsidR="00F84042" w:rsidRPr="00AE2158" w:rsidRDefault="00577921" w:rsidP="00577921">
      <w:pPr>
        <w:pStyle w:val="Heading2"/>
        <w:rPr>
          <w:lang w:val="en-GB"/>
        </w:rPr>
      </w:pPr>
      <w:bookmarkStart w:id="160" w:name="_Toc435817358"/>
      <w:r w:rsidRPr="00AE2158">
        <w:rPr>
          <w:lang w:val="en-GB"/>
        </w:rPr>
        <w:lastRenderedPageBreak/>
        <w:t xml:space="preserve">Test case routes </w:t>
      </w:r>
      <w:r w:rsidR="005D1A5C">
        <w:rPr>
          <w:lang w:val="en-GB"/>
        </w:rPr>
        <w:t>‘</w:t>
      </w:r>
      <w:r w:rsidRPr="00AE2158">
        <w:rPr>
          <w:lang w:val="en-GB"/>
        </w:rPr>
        <w:t>Corrigeren Voorraad</w:t>
      </w:r>
      <w:r w:rsidR="005D1A5C">
        <w:rPr>
          <w:lang w:val="en-GB"/>
        </w:rPr>
        <w:t>’</w:t>
      </w:r>
      <w:bookmarkEnd w:id="160"/>
    </w:p>
    <w:p w14:paraId="7C96AEF3" w14:textId="77777777" w:rsidR="00F84042" w:rsidRPr="00F84042" w:rsidRDefault="00F84042" w:rsidP="00F84042">
      <w:pPr>
        <w:rPr>
          <w:b/>
          <w:lang w:val="en-US"/>
        </w:rPr>
      </w:pPr>
      <w:r w:rsidRPr="00F84042">
        <w:rPr>
          <w:b/>
          <w:lang w:val="en-US"/>
        </w:rPr>
        <w:t>Paren:</w:t>
      </w:r>
    </w:p>
    <w:p w14:paraId="3BC2ACEB" w14:textId="77777777" w:rsidR="00F84042" w:rsidRPr="00BA2207" w:rsidRDefault="00F84042" w:rsidP="00F84042">
      <w:pPr>
        <w:rPr>
          <w:lang w:val="en-US"/>
        </w:rPr>
      </w:pPr>
      <w:r w:rsidRPr="00BA2207">
        <w:rPr>
          <w:lang w:val="en-US"/>
        </w:rPr>
        <w:t>(1,2)</w:t>
      </w:r>
      <w:r w:rsidR="004F5C29">
        <w:rPr>
          <w:lang w:val="en-US"/>
        </w:rPr>
        <w:t>,</w:t>
      </w:r>
      <w:r w:rsidR="004F5C29" w:rsidRPr="004F5C29">
        <w:rPr>
          <w:lang w:val="en-US"/>
        </w:rPr>
        <w:t xml:space="preserve"> </w:t>
      </w:r>
      <w:r w:rsidR="004F5C29" w:rsidRPr="00BA2207">
        <w:rPr>
          <w:lang w:val="en-US"/>
        </w:rPr>
        <w:t>(1,4)</w:t>
      </w:r>
      <w:r w:rsidR="004F5C29">
        <w:rPr>
          <w:lang w:val="en-US"/>
        </w:rPr>
        <w:t>,</w:t>
      </w:r>
      <w:r w:rsidR="004F5C29" w:rsidRPr="00BA2207">
        <w:rPr>
          <w:lang w:val="en-US"/>
        </w:rPr>
        <w:t xml:space="preserve"> </w:t>
      </w:r>
      <w:r w:rsidR="004F5C29">
        <w:rPr>
          <w:lang w:val="en-US"/>
        </w:rPr>
        <w:t>(1,5)</w:t>
      </w:r>
    </w:p>
    <w:p w14:paraId="36708AF7" w14:textId="77777777" w:rsidR="00F84042" w:rsidRPr="00BA2207" w:rsidRDefault="00F84042" w:rsidP="00F84042">
      <w:pPr>
        <w:rPr>
          <w:lang w:val="en-US"/>
        </w:rPr>
      </w:pPr>
      <w:r w:rsidRPr="00BA2207">
        <w:rPr>
          <w:lang w:val="en-US"/>
        </w:rPr>
        <w:t>(2,3)</w:t>
      </w:r>
    </w:p>
    <w:p w14:paraId="168FE62C" w14:textId="77777777" w:rsidR="00F84042" w:rsidRPr="00BA2207" w:rsidRDefault="00F84042" w:rsidP="00F84042">
      <w:pPr>
        <w:rPr>
          <w:lang w:val="en-US"/>
        </w:rPr>
      </w:pPr>
      <w:r w:rsidRPr="00BA2207">
        <w:rPr>
          <w:lang w:val="en-US"/>
        </w:rPr>
        <w:t>(2,6)</w:t>
      </w:r>
    </w:p>
    <w:p w14:paraId="297DE18E" w14:textId="77777777" w:rsidR="00F84042" w:rsidRPr="00F84042" w:rsidRDefault="00F84042" w:rsidP="00F84042">
      <w:pPr>
        <w:rPr>
          <w:b/>
          <w:lang w:val="en-US"/>
        </w:rPr>
      </w:pPr>
      <w:r w:rsidRPr="00F84042">
        <w:rPr>
          <w:b/>
          <w:lang w:val="en-US"/>
        </w:rPr>
        <w:t>Basic Flow:</w:t>
      </w:r>
    </w:p>
    <w:p w14:paraId="5D42C792" w14:textId="77777777" w:rsidR="00F84042" w:rsidRPr="00BA2207" w:rsidRDefault="00822BB3" w:rsidP="00F84042">
      <w:pPr>
        <w:rPr>
          <w:lang w:val="en-US"/>
        </w:rPr>
      </w:pPr>
      <w:r w:rsidRPr="001A5A75">
        <w:rPr>
          <w:highlight w:val="yellow"/>
          <w:lang w:val="en-US"/>
        </w:rPr>
        <w:t xml:space="preserve">Main.- </w:t>
      </w:r>
      <w:r w:rsidR="00F84042" w:rsidRPr="001A5A75">
        <w:rPr>
          <w:highlight w:val="yellow"/>
          <w:lang w:val="en-US"/>
        </w:rPr>
        <w:t>(1,2) (2,3)</w:t>
      </w:r>
      <w:r w:rsidR="00F84042" w:rsidRPr="00BA2207">
        <w:rPr>
          <w:lang w:val="en-US"/>
        </w:rPr>
        <w:t xml:space="preserve"> </w:t>
      </w:r>
    </w:p>
    <w:p w14:paraId="65EF14B6" w14:textId="77777777" w:rsidR="00F84042" w:rsidRPr="00F84042" w:rsidRDefault="00F84042" w:rsidP="00F84042">
      <w:pPr>
        <w:rPr>
          <w:b/>
          <w:lang w:val="en-US"/>
        </w:rPr>
      </w:pPr>
      <w:r w:rsidRPr="00F84042">
        <w:rPr>
          <w:b/>
          <w:lang w:val="en-US"/>
        </w:rPr>
        <w:t>Alternative Flows:</w:t>
      </w:r>
    </w:p>
    <w:p w14:paraId="1FFA80CE" w14:textId="77777777" w:rsidR="00F84042" w:rsidRPr="001A5A75" w:rsidRDefault="00822BB3" w:rsidP="00F84042">
      <w:pPr>
        <w:rPr>
          <w:highlight w:val="yellow"/>
        </w:rPr>
      </w:pPr>
      <w:r w:rsidRPr="001A5A75">
        <w:rPr>
          <w:highlight w:val="yellow"/>
        </w:rPr>
        <w:t xml:space="preserve">1.- </w:t>
      </w:r>
      <w:r w:rsidR="00F84042" w:rsidRPr="001A5A75">
        <w:rPr>
          <w:highlight w:val="yellow"/>
        </w:rPr>
        <w:t>(1,4)</w:t>
      </w:r>
    </w:p>
    <w:p w14:paraId="682C2DE2" w14:textId="77777777" w:rsidR="00F84042" w:rsidRPr="001A5A75" w:rsidRDefault="00822BB3" w:rsidP="00F84042">
      <w:pPr>
        <w:rPr>
          <w:highlight w:val="yellow"/>
        </w:rPr>
      </w:pPr>
      <w:r w:rsidRPr="001A5A75">
        <w:rPr>
          <w:highlight w:val="yellow"/>
        </w:rPr>
        <w:t xml:space="preserve">2.- </w:t>
      </w:r>
      <w:r w:rsidR="00F84042" w:rsidRPr="001A5A75">
        <w:rPr>
          <w:highlight w:val="yellow"/>
        </w:rPr>
        <w:t>(1,5)</w:t>
      </w:r>
    </w:p>
    <w:p w14:paraId="01E92926" w14:textId="77777777" w:rsidR="00F84042" w:rsidRDefault="00822BB3" w:rsidP="00F84042">
      <w:r w:rsidRPr="001A5A75">
        <w:rPr>
          <w:highlight w:val="yellow"/>
        </w:rPr>
        <w:t>3.- (1,2)(2,6)</w:t>
      </w:r>
    </w:p>
    <w:tbl>
      <w:tblPr>
        <w:tblStyle w:val="PlainTable1"/>
        <w:tblW w:w="0" w:type="auto"/>
        <w:tblLook w:val="04A0" w:firstRow="1" w:lastRow="0" w:firstColumn="1" w:lastColumn="0" w:noHBand="0" w:noVBand="1"/>
      </w:tblPr>
      <w:tblGrid>
        <w:gridCol w:w="2040"/>
        <w:gridCol w:w="730"/>
        <w:gridCol w:w="730"/>
        <w:gridCol w:w="612"/>
        <w:gridCol w:w="612"/>
        <w:gridCol w:w="612"/>
      </w:tblGrid>
      <w:tr w:rsidR="00F84042" w14:paraId="2772649F" w14:textId="77777777"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68DC3573" w14:textId="77777777" w:rsidR="00F84042" w:rsidRDefault="00F84042" w:rsidP="00E93F8C"/>
        </w:tc>
        <w:tc>
          <w:tcPr>
            <w:tcW w:w="730" w:type="dxa"/>
          </w:tcPr>
          <w:p w14:paraId="62FB61C8" w14:textId="16F92447" w:rsidR="00F84042" w:rsidRDefault="00642EC1" w:rsidP="00E93F8C">
            <w:pPr>
              <w:cnfStyle w:val="100000000000" w:firstRow="1" w:lastRow="0" w:firstColumn="0" w:lastColumn="0" w:oddVBand="0" w:evenVBand="0" w:oddHBand="0" w:evenHBand="0" w:firstRowFirstColumn="0" w:firstRowLastColumn="0" w:lastRowFirstColumn="0" w:lastRowLastColumn="0"/>
            </w:pPr>
            <w:r>
              <w:t>1-</w:t>
            </w:r>
            <w:r w:rsidR="00F84042">
              <w:t>2</w:t>
            </w:r>
          </w:p>
        </w:tc>
        <w:tc>
          <w:tcPr>
            <w:tcW w:w="730" w:type="dxa"/>
          </w:tcPr>
          <w:p w14:paraId="60E320CD" w14:textId="42955ABC" w:rsidR="00F84042" w:rsidRDefault="00642EC1" w:rsidP="00E93F8C">
            <w:pPr>
              <w:cnfStyle w:val="100000000000" w:firstRow="1" w:lastRow="0" w:firstColumn="0" w:lastColumn="0" w:oddVBand="0" w:evenVBand="0" w:oddHBand="0" w:evenHBand="0" w:firstRowFirstColumn="0" w:firstRowLastColumn="0" w:lastRowFirstColumn="0" w:lastRowLastColumn="0"/>
            </w:pPr>
            <w:r>
              <w:t>2-</w:t>
            </w:r>
            <w:r w:rsidR="00F84042">
              <w:t>3</w:t>
            </w:r>
          </w:p>
        </w:tc>
        <w:tc>
          <w:tcPr>
            <w:tcW w:w="612" w:type="dxa"/>
          </w:tcPr>
          <w:p w14:paraId="046E4EF0" w14:textId="3E540241" w:rsidR="00F84042" w:rsidRDefault="00642EC1" w:rsidP="00E93F8C">
            <w:pPr>
              <w:cnfStyle w:val="100000000000" w:firstRow="1" w:lastRow="0" w:firstColumn="0" w:lastColumn="0" w:oddVBand="0" w:evenVBand="0" w:oddHBand="0" w:evenHBand="0" w:firstRowFirstColumn="0" w:firstRowLastColumn="0" w:lastRowFirstColumn="0" w:lastRowLastColumn="0"/>
            </w:pPr>
            <w:r>
              <w:t>1-</w:t>
            </w:r>
            <w:r w:rsidR="00F84042">
              <w:t>4</w:t>
            </w:r>
          </w:p>
        </w:tc>
        <w:tc>
          <w:tcPr>
            <w:tcW w:w="612" w:type="dxa"/>
          </w:tcPr>
          <w:p w14:paraId="16D70756" w14:textId="3D2A4379" w:rsidR="00F84042" w:rsidRDefault="00642EC1" w:rsidP="00E93F8C">
            <w:pPr>
              <w:cnfStyle w:val="100000000000" w:firstRow="1" w:lastRow="0" w:firstColumn="0" w:lastColumn="0" w:oddVBand="0" w:evenVBand="0" w:oddHBand="0" w:evenHBand="0" w:firstRowFirstColumn="0" w:firstRowLastColumn="0" w:lastRowFirstColumn="0" w:lastRowLastColumn="0"/>
            </w:pPr>
            <w:r>
              <w:t>1-</w:t>
            </w:r>
            <w:r w:rsidR="00F84042">
              <w:t>5</w:t>
            </w:r>
          </w:p>
        </w:tc>
        <w:tc>
          <w:tcPr>
            <w:tcW w:w="612" w:type="dxa"/>
          </w:tcPr>
          <w:p w14:paraId="52411FEB" w14:textId="440C7C86" w:rsidR="00F84042" w:rsidRDefault="00642EC1" w:rsidP="00E93F8C">
            <w:pPr>
              <w:cnfStyle w:val="100000000000" w:firstRow="1" w:lastRow="0" w:firstColumn="0" w:lastColumn="0" w:oddVBand="0" w:evenVBand="0" w:oddHBand="0" w:evenHBand="0" w:firstRowFirstColumn="0" w:firstRowLastColumn="0" w:lastRowFirstColumn="0" w:lastRowLastColumn="0"/>
            </w:pPr>
            <w:r>
              <w:t>2-</w:t>
            </w:r>
            <w:r w:rsidR="00F84042">
              <w:t>6</w:t>
            </w:r>
          </w:p>
        </w:tc>
      </w:tr>
      <w:tr w:rsidR="00F84042" w14:paraId="5902FE32"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6A8AF0F7" w14:textId="77777777" w:rsidR="00F84042" w:rsidRDefault="001A5A75" w:rsidP="00E93F8C">
            <w:pPr>
              <w:pStyle w:val="ListParagraph"/>
              <w:numPr>
                <w:ilvl w:val="0"/>
                <w:numId w:val="1"/>
              </w:numPr>
            </w:pPr>
            <w:r w:rsidRPr="001A5A75">
              <w:rPr>
                <w:highlight w:val="yellow"/>
              </w:rPr>
              <w:t>Main</w:t>
            </w:r>
          </w:p>
        </w:tc>
        <w:tc>
          <w:tcPr>
            <w:tcW w:w="730" w:type="dxa"/>
          </w:tcPr>
          <w:p w14:paraId="6F4B1F53"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14:paraId="2FFDAD10"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14:paraId="31E506AB"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3A3DAF61"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6B7DED3C"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14:paraId="0E057ADD" w14:textId="77777777" w:rsidTr="0081378A">
        <w:tc>
          <w:tcPr>
            <w:cnfStyle w:val="001000000000" w:firstRow="0" w:lastRow="0" w:firstColumn="1" w:lastColumn="0" w:oddVBand="0" w:evenVBand="0" w:oddHBand="0" w:evenHBand="0" w:firstRowFirstColumn="0" w:firstRowLastColumn="0" w:lastRowFirstColumn="0" w:lastRowLastColumn="0"/>
            <w:tcW w:w="2009" w:type="dxa"/>
          </w:tcPr>
          <w:p w14:paraId="62DEB77A" w14:textId="77777777" w:rsidR="00F84042" w:rsidRDefault="00F84042" w:rsidP="00E93F8C">
            <w:pPr>
              <w:pStyle w:val="ListParagraph"/>
              <w:numPr>
                <w:ilvl w:val="0"/>
                <w:numId w:val="1"/>
              </w:numPr>
            </w:pPr>
            <w:r w:rsidRPr="008C369C">
              <w:rPr>
                <w:highlight w:val="yellow"/>
              </w:rPr>
              <w:t>Verkochte artikelen invoeren</w:t>
            </w:r>
          </w:p>
        </w:tc>
        <w:tc>
          <w:tcPr>
            <w:tcW w:w="730" w:type="dxa"/>
          </w:tcPr>
          <w:p w14:paraId="1531B211"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14:paraId="2E88FB7C"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58249E8F"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14:paraId="0FE3BDFA"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2EFBD41F"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14:paraId="1EA0D540"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03471C59" w14:textId="77777777" w:rsidR="00F84042" w:rsidRDefault="00F84042" w:rsidP="00E93F8C">
            <w:pPr>
              <w:pStyle w:val="ListParagraph"/>
              <w:numPr>
                <w:ilvl w:val="0"/>
                <w:numId w:val="1"/>
              </w:numPr>
            </w:pPr>
            <w:r w:rsidRPr="008C369C">
              <w:rPr>
                <w:highlight w:val="yellow"/>
              </w:rPr>
              <w:t>Geleverde voorraad invoeren</w:t>
            </w:r>
          </w:p>
        </w:tc>
        <w:tc>
          <w:tcPr>
            <w:tcW w:w="730" w:type="dxa"/>
          </w:tcPr>
          <w:p w14:paraId="5A172E50"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14:paraId="4658A4CE"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51B75956"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01EB24AB"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14:paraId="34EA613B"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14:paraId="0E667675" w14:textId="77777777" w:rsidTr="0081378A">
        <w:tc>
          <w:tcPr>
            <w:cnfStyle w:val="001000000000" w:firstRow="0" w:lastRow="0" w:firstColumn="1" w:lastColumn="0" w:oddVBand="0" w:evenVBand="0" w:oddHBand="0" w:evenHBand="0" w:firstRowFirstColumn="0" w:firstRowLastColumn="0" w:lastRowFirstColumn="0" w:lastRowLastColumn="0"/>
            <w:tcW w:w="2009" w:type="dxa"/>
          </w:tcPr>
          <w:p w14:paraId="1B21C74D" w14:textId="77777777" w:rsidR="00F84042" w:rsidRDefault="00F84042" w:rsidP="00E93F8C">
            <w:pPr>
              <w:pStyle w:val="ListParagraph"/>
              <w:numPr>
                <w:ilvl w:val="0"/>
                <w:numId w:val="1"/>
              </w:numPr>
            </w:pPr>
            <w:r w:rsidRPr="008C369C">
              <w:rPr>
                <w:highlight w:val="yellow"/>
              </w:rPr>
              <w:t>Artikel verwijderen</w:t>
            </w:r>
          </w:p>
        </w:tc>
        <w:tc>
          <w:tcPr>
            <w:tcW w:w="730" w:type="dxa"/>
          </w:tcPr>
          <w:p w14:paraId="79E7A0A6"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14:paraId="460AEBAD"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2C0030ED"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1E61CF36"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29571FAA"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14:paraId="0BDB14BD" w14:textId="77777777" w:rsidR="00F84042" w:rsidRDefault="00F84042" w:rsidP="00F84042"/>
    <w:p w14:paraId="6EB74CE8" w14:textId="77777777" w:rsidR="003476C6" w:rsidRPr="00822BB3" w:rsidRDefault="001A5A75" w:rsidP="003476C6">
      <w:r>
        <w:rPr>
          <w:b/>
        </w:rPr>
        <w:t>Main</w:t>
      </w:r>
      <w:r w:rsidR="003476C6" w:rsidRPr="00822BB3">
        <w:rPr>
          <w:b/>
        </w:rPr>
        <w:t xml:space="preserve">: </w:t>
      </w:r>
      <w:r w:rsidR="003476C6" w:rsidRPr="00822BB3">
        <w:t>in deze scenario is de voorraad bijgewerkt en representeert de actuele voorraad</w:t>
      </w:r>
    </w:p>
    <w:p w14:paraId="090E4D9B" w14:textId="77777777" w:rsidR="003476C6" w:rsidRPr="00822BB3" w:rsidRDefault="003476C6" w:rsidP="003476C6">
      <w:r w:rsidRPr="00822BB3">
        <w:t xml:space="preserve">Invoer: wijziging voorraad </w:t>
      </w:r>
    </w:p>
    <w:p w14:paraId="04C3E763" w14:textId="77777777" w:rsidR="003476C6" w:rsidRPr="00822BB3" w:rsidRDefault="003476C6" w:rsidP="003476C6">
      <w:r w:rsidRPr="00822BB3">
        <w:t>Uitvoer: gewijzigde voorraad</w:t>
      </w:r>
    </w:p>
    <w:p w14:paraId="6A907DA8" w14:textId="77777777" w:rsidR="003476C6" w:rsidRPr="00822BB3" w:rsidRDefault="00822BB3" w:rsidP="003476C6">
      <w:r w:rsidRPr="00822BB3">
        <w:t xml:space="preserve">Scenario </w:t>
      </w:r>
      <w:r>
        <w:rPr>
          <w:b/>
        </w:rPr>
        <w:t>2</w:t>
      </w:r>
      <w:r w:rsidRPr="00822BB3">
        <w:t xml:space="preserve">.- </w:t>
      </w:r>
      <w:r w:rsidR="003476C6" w:rsidRPr="00822BB3">
        <w:rPr>
          <w:i/>
        </w:rPr>
        <w:t>Verkochte artikelen invoeren:</w:t>
      </w:r>
      <w:r w:rsidR="003476C6" w:rsidRPr="00822BB3">
        <w:rPr>
          <w:b/>
        </w:rPr>
        <w:t xml:space="preserve"> </w:t>
      </w:r>
      <w:r w:rsidR="003476C6" w:rsidRPr="00822BB3">
        <w:t>in deze scenario wordt het aantal verkochte artikelen van de huidige voorraad afgeschreven</w:t>
      </w:r>
    </w:p>
    <w:p w14:paraId="443174D1" w14:textId="77777777" w:rsidR="003476C6" w:rsidRPr="00822BB3" w:rsidRDefault="003476C6" w:rsidP="003476C6">
      <w:r w:rsidRPr="00822BB3">
        <w:t>Invoer: aantal verkochte artikelen</w:t>
      </w:r>
    </w:p>
    <w:p w14:paraId="385B4726" w14:textId="77777777" w:rsidR="003476C6" w:rsidRPr="00822BB3" w:rsidRDefault="003476C6" w:rsidP="003476C6">
      <w:r w:rsidRPr="00822BB3">
        <w:t>Uitvoer: verkochte arkitelen zijn van voorraad afgeschreven</w:t>
      </w:r>
    </w:p>
    <w:p w14:paraId="20C552C0" w14:textId="77777777" w:rsidR="003476C6" w:rsidRPr="00822BB3" w:rsidRDefault="006E5869" w:rsidP="003476C6">
      <w:r w:rsidRPr="00822BB3">
        <w:t xml:space="preserve">Scenario </w:t>
      </w:r>
      <w:r w:rsidRPr="00822BB3">
        <w:rPr>
          <w:b/>
        </w:rPr>
        <w:t>3</w:t>
      </w:r>
      <w:r w:rsidRPr="00822BB3">
        <w:t xml:space="preserve">.- </w:t>
      </w:r>
      <w:r w:rsidRPr="00822BB3">
        <w:rPr>
          <w:i/>
        </w:rPr>
        <w:t xml:space="preserve">Meerdere artikelen niet herkend: </w:t>
      </w:r>
      <w:r w:rsidR="003476C6" w:rsidRPr="00822BB3">
        <w:t>in d</w:t>
      </w:r>
      <w:r w:rsidRPr="00822BB3">
        <w:t>it</w:t>
      </w:r>
      <w:r w:rsidR="003476C6" w:rsidRPr="00822BB3">
        <w:t xml:space="preserve"> scenario wordt het aantal geleverde voorraad bij de huidige voorraad opgeteld </w:t>
      </w:r>
    </w:p>
    <w:p w14:paraId="4D045056" w14:textId="77777777" w:rsidR="003476C6" w:rsidRPr="00822BB3" w:rsidRDefault="003476C6" w:rsidP="003476C6">
      <w:r w:rsidRPr="00822BB3">
        <w:t>Invoer: aantal geleverde artikelen</w:t>
      </w:r>
    </w:p>
    <w:p w14:paraId="398AE31C" w14:textId="77777777" w:rsidR="00822BB3" w:rsidRPr="00EB04B0" w:rsidRDefault="003476C6" w:rsidP="003476C6">
      <w:r>
        <w:t>Uitvoer: voorraad is bijgewerkt met nieuwe voorraad</w:t>
      </w:r>
    </w:p>
    <w:p w14:paraId="20378A48" w14:textId="77777777" w:rsidR="003476C6" w:rsidRPr="00822BB3" w:rsidRDefault="00822BB3" w:rsidP="003476C6">
      <w:r w:rsidRPr="00822BB3">
        <w:t xml:space="preserve">Scenario </w:t>
      </w:r>
      <w:r>
        <w:rPr>
          <w:b/>
        </w:rPr>
        <w:t>4</w:t>
      </w:r>
      <w:r w:rsidRPr="00822BB3">
        <w:t xml:space="preserve">.- </w:t>
      </w:r>
      <w:r w:rsidR="003476C6" w:rsidRPr="00822BB3">
        <w:rPr>
          <w:i/>
        </w:rPr>
        <w:t>Artikel verwijderen:</w:t>
      </w:r>
      <w:r w:rsidR="003476C6" w:rsidRPr="00822BB3">
        <w:rPr>
          <w:b/>
        </w:rPr>
        <w:t xml:space="preserve"> </w:t>
      </w:r>
      <w:r w:rsidR="003476C6" w:rsidRPr="00822BB3">
        <w:t>in deze scenario wordt een artikel uit het systeem verwijderd</w:t>
      </w:r>
    </w:p>
    <w:p w14:paraId="0DC0AF38" w14:textId="77777777" w:rsidR="003476C6" w:rsidRPr="00822BB3" w:rsidRDefault="003476C6" w:rsidP="003476C6">
      <w:r w:rsidRPr="00822BB3">
        <w:t>Invoer: knop verwijderen</w:t>
      </w:r>
    </w:p>
    <w:p w14:paraId="340EC0A0" w14:textId="77777777" w:rsidR="00F84042" w:rsidRDefault="003476C6" w:rsidP="00F84042">
      <w:r w:rsidRPr="00822BB3">
        <w:t>Uitvoer: artikel verwijderd</w:t>
      </w:r>
      <w:r w:rsidR="00F84042">
        <w:br w:type="page"/>
      </w:r>
    </w:p>
    <w:p w14:paraId="35008654" w14:textId="77777777" w:rsidR="00F84042" w:rsidRPr="00AE2158" w:rsidRDefault="00577921" w:rsidP="00577921">
      <w:pPr>
        <w:pStyle w:val="Heading2"/>
        <w:rPr>
          <w:lang w:val="en-GB"/>
        </w:rPr>
      </w:pPr>
      <w:bookmarkStart w:id="161" w:name="_Toc435817359"/>
      <w:r w:rsidRPr="00AE2158">
        <w:rPr>
          <w:lang w:val="en-GB"/>
        </w:rPr>
        <w:lastRenderedPageBreak/>
        <w:t xml:space="preserve">Test case routes </w:t>
      </w:r>
      <w:r w:rsidR="005D1A5C">
        <w:rPr>
          <w:lang w:val="en-GB"/>
        </w:rPr>
        <w:t>‘</w:t>
      </w:r>
      <w:r w:rsidRPr="00AE2158">
        <w:rPr>
          <w:lang w:val="en-GB"/>
        </w:rPr>
        <w:t>Opstellen Besteladvies</w:t>
      </w:r>
      <w:r w:rsidR="005D1A5C">
        <w:rPr>
          <w:lang w:val="en-GB"/>
        </w:rPr>
        <w:t>’</w:t>
      </w:r>
      <w:bookmarkEnd w:id="161"/>
    </w:p>
    <w:p w14:paraId="702E13F0" w14:textId="77777777" w:rsidR="00F84042" w:rsidRPr="00AE2158" w:rsidRDefault="004F5C29" w:rsidP="00F84042">
      <w:pPr>
        <w:rPr>
          <w:b/>
          <w:lang w:val="en-GB"/>
        </w:rPr>
      </w:pPr>
      <w:r w:rsidRPr="00AE2158">
        <w:rPr>
          <w:b/>
          <w:lang w:val="en-GB"/>
        </w:rPr>
        <w:t>Paren</w:t>
      </w:r>
    </w:p>
    <w:p w14:paraId="32BFCCB5" w14:textId="77777777" w:rsidR="00F84042" w:rsidRPr="00AE2158" w:rsidRDefault="004F5C29" w:rsidP="00F84042">
      <w:pPr>
        <w:pStyle w:val="NoSpacing"/>
        <w:rPr>
          <w:lang w:val="en-GB"/>
        </w:rPr>
      </w:pPr>
      <w:r w:rsidRPr="00AE2158">
        <w:rPr>
          <w:lang w:val="en-GB"/>
        </w:rPr>
        <w:t>(</w:t>
      </w:r>
      <w:r w:rsidR="00F84042" w:rsidRPr="00AE2158">
        <w:rPr>
          <w:lang w:val="en-GB"/>
        </w:rPr>
        <w:t>1-2</w:t>
      </w:r>
      <w:r w:rsidRPr="00AE2158">
        <w:rPr>
          <w:lang w:val="en-GB"/>
        </w:rPr>
        <w:t>)</w:t>
      </w:r>
    </w:p>
    <w:p w14:paraId="031D129A" w14:textId="77777777" w:rsidR="00F84042" w:rsidRPr="00FE6341" w:rsidRDefault="004F5C29" w:rsidP="00F84042">
      <w:pPr>
        <w:pStyle w:val="NoSpacing"/>
      </w:pPr>
      <w:r w:rsidRPr="00AE2158">
        <w:rPr>
          <w:lang w:val="en-GB"/>
        </w:rPr>
        <w:t>(</w:t>
      </w:r>
      <w:r w:rsidR="00F84042" w:rsidRPr="00AE2158">
        <w:rPr>
          <w:lang w:val="en-GB"/>
        </w:rPr>
        <w:t>2-3</w:t>
      </w:r>
      <w:r w:rsidRPr="00AE2158">
        <w:rPr>
          <w:lang w:val="en-GB"/>
        </w:rPr>
        <w:t>)</w:t>
      </w:r>
      <w:r w:rsidR="00F84042" w:rsidRPr="00AE2158">
        <w:rPr>
          <w:lang w:val="en-GB"/>
        </w:rPr>
        <w:t xml:space="preserve">, </w:t>
      </w:r>
      <w:r w:rsidRPr="00AE2158">
        <w:rPr>
          <w:lang w:val="en-GB"/>
        </w:rPr>
        <w:t>(</w:t>
      </w:r>
      <w:r w:rsidR="00F84042" w:rsidRPr="00FE6341">
        <w:t>2- 7</w:t>
      </w:r>
      <w:r>
        <w:t>)</w:t>
      </w:r>
    </w:p>
    <w:p w14:paraId="0D5F3F11" w14:textId="77777777" w:rsidR="00F84042" w:rsidRPr="00FE6341" w:rsidRDefault="004F5C29" w:rsidP="00F84042">
      <w:pPr>
        <w:pStyle w:val="NoSpacing"/>
      </w:pPr>
      <w:r>
        <w:t>(</w:t>
      </w:r>
      <w:r w:rsidR="00F84042" w:rsidRPr="00FE6341">
        <w:t>3-4</w:t>
      </w:r>
      <w:r>
        <w:t>)</w:t>
      </w:r>
    </w:p>
    <w:p w14:paraId="1A032D99" w14:textId="77777777" w:rsidR="00F84042" w:rsidRPr="00FE6341" w:rsidRDefault="004F5C29" w:rsidP="00F84042">
      <w:pPr>
        <w:pStyle w:val="NoSpacing"/>
      </w:pPr>
      <w:r>
        <w:t>(</w:t>
      </w:r>
      <w:r w:rsidR="00F84042" w:rsidRPr="00FE6341">
        <w:t>4-5</w:t>
      </w:r>
      <w:r>
        <w:t>)</w:t>
      </w:r>
      <w:r w:rsidR="00F84042" w:rsidRPr="00FE6341">
        <w:t>,</w:t>
      </w:r>
      <w:r>
        <w:t>(</w:t>
      </w:r>
      <w:r w:rsidR="00F84042" w:rsidRPr="00FE6341">
        <w:t>4-8</w:t>
      </w:r>
      <w:r>
        <w:t>),(</w:t>
      </w:r>
      <w:r w:rsidR="00F84042" w:rsidRPr="00FE6341">
        <w:t>4-9</w:t>
      </w:r>
      <w:r>
        <w:t>)</w:t>
      </w:r>
    </w:p>
    <w:p w14:paraId="06F8F677" w14:textId="77777777" w:rsidR="00F84042" w:rsidRPr="00FE6341" w:rsidRDefault="00822BB3" w:rsidP="00F84042">
      <w:pPr>
        <w:pStyle w:val="NoSpacing"/>
      </w:pPr>
      <w:r>
        <w:t>(</w:t>
      </w:r>
      <w:r w:rsidR="00F84042" w:rsidRPr="00FE6341">
        <w:t>5-6</w:t>
      </w:r>
      <w:r>
        <w:t>)</w:t>
      </w:r>
    </w:p>
    <w:p w14:paraId="1813E955" w14:textId="77777777" w:rsidR="00F84042" w:rsidRPr="00FE6341" w:rsidRDefault="00822BB3" w:rsidP="00F84042">
      <w:pPr>
        <w:pStyle w:val="NoSpacing"/>
      </w:pPr>
      <w:r>
        <w:t>(</w:t>
      </w:r>
      <w:r w:rsidR="00F84042" w:rsidRPr="00FE6341">
        <w:t>7-6</w:t>
      </w:r>
      <w:r>
        <w:t>)</w:t>
      </w:r>
    </w:p>
    <w:p w14:paraId="4EEB1AE6" w14:textId="77777777" w:rsidR="00F84042" w:rsidRPr="00FE6341" w:rsidRDefault="00822BB3" w:rsidP="00F84042">
      <w:pPr>
        <w:pStyle w:val="NoSpacing"/>
      </w:pPr>
      <w:r>
        <w:t>(</w:t>
      </w:r>
      <w:r w:rsidR="00F84042" w:rsidRPr="00FE6341">
        <w:t>8-2</w:t>
      </w:r>
      <w:r>
        <w:t>)</w:t>
      </w:r>
    </w:p>
    <w:p w14:paraId="2C73CC29" w14:textId="77777777" w:rsidR="00F84042" w:rsidRPr="00FE6341" w:rsidRDefault="00822BB3" w:rsidP="00F84042">
      <w:pPr>
        <w:pStyle w:val="NoSpacing"/>
      </w:pPr>
      <w:r>
        <w:t>(</w:t>
      </w:r>
      <w:r w:rsidR="00F84042" w:rsidRPr="00FE6341">
        <w:t>9-4</w:t>
      </w:r>
      <w:r>
        <w:t>)</w:t>
      </w:r>
    </w:p>
    <w:p w14:paraId="716C1C3B" w14:textId="77777777" w:rsidR="00F84042" w:rsidRPr="00FE6341" w:rsidRDefault="00F84042" w:rsidP="00F84042">
      <w:pPr>
        <w:pStyle w:val="NoSpacing"/>
      </w:pPr>
    </w:p>
    <w:p w14:paraId="5B83ED61" w14:textId="77777777" w:rsidR="00F84042" w:rsidRPr="00F84042" w:rsidRDefault="00F84042" w:rsidP="00F84042">
      <w:pPr>
        <w:pStyle w:val="NoSpacing"/>
        <w:rPr>
          <w:b/>
          <w:lang w:val="en-GB"/>
        </w:rPr>
      </w:pPr>
      <w:r>
        <w:rPr>
          <w:b/>
          <w:lang w:val="en-GB"/>
        </w:rPr>
        <w:t>Basic flow:</w:t>
      </w:r>
    </w:p>
    <w:p w14:paraId="6F369C72" w14:textId="77777777" w:rsidR="00F84042" w:rsidRPr="009C4C1F" w:rsidRDefault="00F84042" w:rsidP="00F84042">
      <w:pPr>
        <w:pStyle w:val="NoSpacing"/>
        <w:rPr>
          <w:lang w:val="en-GB"/>
        </w:rPr>
      </w:pPr>
      <w:r w:rsidRPr="001A5A75">
        <w:rPr>
          <w:highlight w:val="yellow"/>
          <w:lang w:val="en-GB"/>
        </w:rPr>
        <w:t>Main.</w:t>
      </w:r>
      <w:r w:rsidR="00822BB3" w:rsidRPr="001A5A75">
        <w:rPr>
          <w:highlight w:val="yellow"/>
          <w:lang w:val="en-GB"/>
        </w:rPr>
        <w:t>-</w:t>
      </w:r>
      <w:r w:rsidRPr="001A5A75">
        <w:rPr>
          <w:highlight w:val="yellow"/>
          <w:lang w:val="en-GB"/>
        </w:rPr>
        <w:t xml:space="preserve"> </w:t>
      </w:r>
      <w:r w:rsidR="00822BB3" w:rsidRPr="001A5A75">
        <w:rPr>
          <w:highlight w:val="yellow"/>
          <w:lang w:val="en-GB"/>
        </w:rPr>
        <w:t>(</w:t>
      </w:r>
      <w:r w:rsidRPr="001A5A75">
        <w:rPr>
          <w:highlight w:val="yellow"/>
          <w:lang w:val="en-GB"/>
        </w:rPr>
        <w:t>1-2</w:t>
      </w:r>
      <w:r w:rsidR="00822BB3" w:rsidRPr="001A5A75">
        <w:rPr>
          <w:highlight w:val="yellow"/>
          <w:lang w:val="en-GB"/>
        </w:rPr>
        <w:t>)</w:t>
      </w:r>
      <w:r w:rsidRPr="001A5A75">
        <w:rPr>
          <w:highlight w:val="yellow"/>
          <w:lang w:val="en-GB"/>
        </w:rPr>
        <w:t>,</w:t>
      </w:r>
      <w:r w:rsidR="00822BB3" w:rsidRPr="001A5A75">
        <w:rPr>
          <w:highlight w:val="yellow"/>
          <w:lang w:val="en-GB"/>
        </w:rPr>
        <w:t>(</w:t>
      </w:r>
      <w:r w:rsidRPr="001A5A75">
        <w:rPr>
          <w:highlight w:val="yellow"/>
          <w:lang w:val="en-GB"/>
        </w:rPr>
        <w:t>2-3</w:t>
      </w:r>
      <w:r w:rsidR="00822BB3" w:rsidRPr="001A5A75">
        <w:rPr>
          <w:highlight w:val="yellow"/>
          <w:lang w:val="en-GB"/>
        </w:rPr>
        <w:t>),(</w:t>
      </w:r>
      <w:r w:rsidRPr="001A5A75">
        <w:rPr>
          <w:highlight w:val="yellow"/>
          <w:lang w:val="en-GB"/>
        </w:rPr>
        <w:t>3-4</w:t>
      </w:r>
      <w:r w:rsidR="00822BB3" w:rsidRPr="001A5A75">
        <w:rPr>
          <w:highlight w:val="yellow"/>
          <w:lang w:val="en-GB"/>
        </w:rPr>
        <w:t>),(</w:t>
      </w:r>
      <w:r w:rsidRPr="001A5A75">
        <w:rPr>
          <w:highlight w:val="yellow"/>
          <w:lang w:val="en-GB"/>
        </w:rPr>
        <w:t>4-5</w:t>
      </w:r>
      <w:r w:rsidR="00822BB3" w:rsidRPr="001A5A75">
        <w:rPr>
          <w:highlight w:val="yellow"/>
          <w:lang w:val="en-GB"/>
        </w:rPr>
        <w:t>),(</w:t>
      </w:r>
      <w:r w:rsidRPr="001A5A75">
        <w:rPr>
          <w:highlight w:val="yellow"/>
          <w:lang w:val="en-GB"/>
        </w:rPr>
        <w:t>5-6</w:t>
      </w:r>
      <w:r w:rsidR="00822BB3" w:rsidRPr="001A5A75">
        <w:rPr>
          <w:highlight w:val="yellow"/>
          <w:lang w:val="en-GB"/>
        </w:rPr>
        <w:t>)</w:t>
      </w:r>
    </w:p>
    <w:p w14:paraId="1D1CA512" w14:textId="77777777" w:rsidR="00F84042" w:rsidRPr="009C4C1F" w:rsidRDefault="00F84042" w:rsidP="00F84042">
      <w:pPr>
        <w:pStyle w:val="NoSpacing"/>
        <w:rPr>
          <w:lang w:val="en-GB"/>
        </w:rPr>
      </w:pPr>
    </w:p>
    <w:p w14:paraId="6EF56D7E" w14:textId="77777777" w:rsidR="00F84042" w:rsidRPr="00F84042" w:rsidRDefault="00F84042" w:rsidP="00F84042">
      <w:pPr>
        <w:pStyle w:val="NoSpacing"/>
        <w:rPr>
          <w:b/>
        </w:rPr>
      </w:pPr>
      <w:r w:rsidRPr="00F84042">
        <w:rPr>
          <w:b/>
        </w:rPr>
        <w:t>Alternative flows</w:t>
      </w:r>
      <w:r>
        <w:rPr>
          <w:b/>
        </w:rPr>
        <w:t>:</w:t>
      </w:r>
    </w:p>
    <w:p w14:paraId="58765F53" w14:textId="77777777" w:rsidR="00F84042" w:rsidRDefault="00822BB3" w:rsidP="00822BB3">
      <w:pPr>
        <w:pStyle w:val="NoSpacing"/>
      </w:pPr>
      <w:r>
        <w:t>1.- (</w:t>
      </w:r>
      <w:r w:rsidR="00F84042">
        <w:t>1-2</w:t>
      </w:r>
      <w:r>
        <w:t>),(</w:t>
      </w:r>
      <w:r w:rsidR="00F84042">
        <w:t>2-7</w:t>
      </w:r>
      <w:r>
        <w:t>),(</w:t>
      </w:r>
      <w:r w:rsidR="00F84042">
        <w:t>7-6</w:t>
      </w:r>
      <w:r>
        <w:t>)</w:t>
      </w:r>
    </w:p>
    <w:p w14:paraId="5033EA5D" w14:textId="77777777" w:rsidR="00F84042" w:rsidRDefault="00822BB3" w:rsidP="00822BB3">
      <w:pPr>
        <w:pStyle w:val="NoSpacing"/>
      </w:pPr>
      <w:r w:rsidRPr="00822BB3">
        <w:t>2.- (</w:t>
      </w:r>
      <w:r w:rsidR="00F84042" w:rsidRPr="00822BB3">
        <w:t>1-2</w:t>
      </w:r>
      <w:r w:rsidRPr="00822BB3">
        <w:t>),(</w:t>
      </w:r>
      <w:r w:rsidR="00F84042" w:rsidRPr="00822BB3">
        <w:t>2-3</w:t>
      </w:r>
      <w:r w:rsidRPr="00822BB3">
        <w:t>),(</w:t>
      </w:r>
      <w:r w:rsidR="00F84042" w:rsidRPr="00822BB3">
        <w:t>3-4</w:t>
      </w:r>
      <w:r w:rsidRPr="00822BB3">
        <w:t>),(</w:t>
      </w:r>
      <w:r w:rsidR="00F84042" w:rsidRPr="00822BB3">
        <w:t>4-8</w:t>
      </w:r>
      <w:r w:rsidRPr="00822BB3">
        <w:t>),(</w:t>
      </w:r>
      <w:r w:rsidR="00F84042" w:rsidRPr="00822BB3">
        <w:t>8-2</w:t>
      </w:r>
      <w:r w:rsidRPr="00822BB3">
        <w:t>),(</w:t>
      </w:r>
      <w:r w:rsidR="00F84042" w:rsidRPr="00822BB3">
        <w:t>2-3</w:t>
      </w:r>
      <w:r w:rsidRPr="00822BB3">
        <w:t>),(</w:t>
      </w:r>
      <w:r w:rsidR="00F84042" w:rsidRPr="00822BB3">
        <w:t>3-4</w:t>
      </w:r>
      <w:r w:rsidRPr="00822BB3">
        <w:t>),(</w:t>
      </w:r>
      <w:r w:rsidR="00F84042" w:rsidRPr="00822BB3">
        <w:t>4-5</w:t>
      </w:r>
      <w:r w:rsidRPr="00822BB3">
        <w:t>),(</w:t>
      </w:r>
      <w:r w:rsidR="00F84042" w:rsidRPr="00822BB3">
        <w:t>5-6</w:t>
      </w:r>
      <w:r w:rsidRPr="00822BB3">
        <w:t>)</w:t>
      </w:r>
    </w:p>
    <w:p w14:paraId="72B2CB3F" w14:textId="77777777" w:rsidR="00F84042" w:rsidRDefault="00822BB3" w:rsidP="00822BB3">
      <w:pPr>
        <w:pStyle w:val="NoSpacing"/>
      </w:pPr>
      <w:r w:rsidRPr="001A5A75">
        <w:rPr>
          <w:highlight w:val="yellow"/>
        </w:rPr>
        <w:t>3.-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4-9</w:t>
      </w:r>
      <w:r w:rsidRPr="001A5A75">
        <w:rPr>
          <w:highlight w:val="yellow"/>
        </w:rPr>
        <w:t>),(</w:t>
      </w:r>
      <w:r w:rsidR="00F84042" w:rsidRPr="001A5A75">
        <w:rPr>
          <w:highlight w:val="yellow"/>
        </w:rPr>
        <w:t>9-4</w:t>
      </w:r>
      <w:r w:rsidRPr="001A5A75">
        <w:rPr>
          <w:highlight w:val="yellow"/>
        </w:rPr>
        <w:t>),(</w:t>
      </w:r>
      <w:r w:rsidR="00F84042" w:rsidRPr="001A5A75">
        <w:rPr>
          <w:highlight w:val="yellow"/>
        </w:rPr>
        <w:t>4-5</w:t>
      </w:r>
      <w:r w:rsidRPr="001A5A75">
        <w:rPr>
          <w:highlight w:val="yellow"/>
        </w:rPr>
        <w:t>),(</w:t>
      </w:r>
      <w:r w:rsidR="00F84042" w:rsidRPr="001A5A75">
        <w:rPr>
          <w:highlight w:val="yellow"/>
        </w:rPr>
        <w:t>5-6</w:t>
      </w:r>
      <w:r w:rsidRPr="001A5A75">
        <w:rPr>
          <w:highlight w:val="yellow"/>
        </w:rPr>
        <w:t>)</w:t>
      </w:r>
    </w:p>
    <w:p w14:paraId="502C2B71" w14:textId="77777777" w:rsidR="00F84042" w:rsidRDefault="00822BB3" w:rsidP="00822BB3">
      <w:pPr>
        <w:pStyle w:val="NoSpacing"/>
      </w:pPr>
      <w:r>
        <w:t>4.- (</w:t>
      </w:r>
      <w:r w:rsidR="00F84042">
        <w:t>1-2</w:t>
      </w:r>
      <w:r>
        <w:t>),(</w:t>
      </w:r>
      <w:r w:rsidR="00F84042">
        <w:t>2-3</w:t>
      </w:r>
      <w:r>
        <w:t>),(</w:t>
      </w:r>
      <w:r w:rsidR="00F84042">
        <w:t>3-4</w:t>
      </w:r>
      <w:r>
        <w:t>),(</w:t>
      </w:r>
      <w:r w:rsidR="00F84042">
        <w:t>4-8</w:t>
      </w:r>
      <w:r>
        <w:t>),(</w:t>
      </w:r>
      <w:r w:rsidR="00F84042">
        <w:t>8-2</w:t>
      </w:r>
      <w:r>
        <w:t>),(</w:t>
      </w:r>
      <w:r w:rsidR="00F84042">
        <w:t>2-3</w:t>
      </w:r>
      <w:r>
        <w:t>),(</w:t>
      </w:r>
      <w:r w:rsidR="00F84042">
        <w:t>3-4</w:t>
      </w:r>
      <w:r>
        <w:t>),(</w:t>
      </w:r>
      <w:r w:rsidR="00F84042">
        <w:t>4-9</w:t>
      </w:r>
      <w:r>
        <w:t>)</w:t>
      </w:r>
      <w:r w:rsidR="00F84042">
        <w:t>,</w:t>
      </w:r>
      <w:r>
        <w:t>(</w:t>
      </w:r>
      <w:r w:rsidR="00F84042">
        <w:t>9-4</w:t>
      </w:r>
      <w:r>
        <w:t>),(</w:t>
      </w:r>
      <w:r w:rsidR="00F84042">
        <w:t>4-5</w:t>
      </w:r>
      <w:r>
        <w:t>),(</w:t>
      </w:r>
      <w:r w:rsidR="00F84042">
        <w:t>5-6</w:t>
      </w:r>
      <w:r>
        <w:t>)</w:t>
      </w:r>
    </w:p>
    <w:p w14:paraId="498B7C1F" w14:textId="77777777" w:rsidR="00F84042" w:rsidRDefault="00822BB3" w:rsidP="00822BB3">
      <w:pPr>
        <w:pStyle w:val="NoSpacing"/>
      </w:pPr>
      <w:r w:rsidRPr="001A5A75">
        <w:rPr>
          <w:highlight w:val="yellow"/>
        </w:rPr>
        <w:t>5.-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4-8</w:t>
      </w:r>
      <w:r w:rsidRPr="001A5A75">
        <w:rPr>
          <w:highlight w:val="yellow"/>
        </w:rPr>
        <w:t>),(</w:t>
      </w:r>
      <w:r w:rsidR="00F84042" w:rsidRPr="001A5A75">
        <w:rPr>
          <w:highlight w:val="yellow"/>
        </w:rPr>
        <w:t>8-2</w:t>
      </w:r>
      <w:r w:rsidRPr="001A5A75">
        <w:rPr>
          <w:highlight w:val="yellow"/>
        </w:rPr>
        <w:t>),(</w:t>
      </w:r>
      <w:r w:rsidR="00F84042" w:rsidRPr="001A5A75">
        <w:rPr>
          <w:highlight w:val="yellow"/>
        </w:rPr>
        <w:t>2-7</w:t>
      </w:r>
      <w:r w:rsidRPr="001A5A75">
        <w:rPr>
          <w:highlight w:val="yellow"/>
        </w:rPr>
        <w:t>),(</w:t>
      </w:r>
      <w:r w:rsidR="00F84042" w:rsidRPr="001A5A75">
        <w:rPr>
          <w:highlight w:val="yellow"/>
        </w:rPr>
        <w:t>7-6</w:t>
      </w:r>
      <w:r w:rsidRPr="001A5A75">
        <w:rPr>
          <w:highlight w:val="yellow"/>
        </w:rPr>
        <w:t>)</w:t>
      </w:r>
    </w:p>
    <w:p w14:paraId="07258496" w14:textId="77777777" w:rsidR="00F84042" w:rsidRDefault="00F84042" w:rsidP="00F84042">
      <w:pPr>
        <w:pStyle w:val="NoSpacing"/>
      </w:pPr>
    </w:p>
    <w:tbl>
      <w:tblPr>
        <w:tblStyle w:val="PlainTable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RPr="00822BB3" w14:paraId="704E6E75" w14:textId="77777777"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455C215E" w14:textId="77777777" w:rsidR="00F84042" w:rsidRDefault="00F84042" w:rsidP="00E93F8C">
            <w:pPr>
              <w:pStyle w:val="NoSpacing"/>
            </w:pPr>
            <w:r>
              <w:t>Scenario</w:t>
            </w:r>
          </w:p>
        </w:tc>
        <w:tc>
          <w:tcPr>
            <w:tcW w:w="746" w:type="dxa"/>
          </w:tcPr>
          <w:p w14:paraId="7A78F9CC"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1-2</w:t>
            </w:r>
          </w:p>
        </w:tc>
        <w:tc>
          <w:tcPr>
            <w:tcW w:w="744" w:type="dxa"/>
          </w:tcPr>
          <w:p w14:paraId="0E140178"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2-3</w:t>
            </w:r>
          </w:p>
        </w:tc>
        <w:tc>
          <w:tcPr>
            <w:tcW w:w="743" w:type="dxa"/>
          </w:tcPr>
          <w:p w14:paraId="308923E6"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2-7</w:t>
            </w:r>
          </w:p>
        </w:tc>
        <w:tc>
          <w:tcPr>
            <w:tcW w:w="743" w:type="dxa"/>
          </w:tcPr>
          <w:p w14:paraId="1832F717"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3-4</w:t>
            </w:r>
          </w:p>
        </w:tc>
        <w:tc>
          <w:tcPr>
            <w:tcW w:w="743" w:type="dxa"/>
          </w:tcPr>
          <w:p w14:paraId="763DDA3C"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4-5</w:t>
            </w:r>
          </w:p>
        </w:tc>
        <w:tc>
          <w:tcPr>
            <w:tcW w:w="743" w:type="dxa"/>
          </w:tcPr>
          <w:p w14:paraId="3DEA286F"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4-8</w:t>
            </w:r>
          </w:p>
        </w:tc>
        <w:tc>
          <w:tcPr>
            <w:tcW w:w="743" w:type="dxa"/>
          </w:tcPr>
          <w:p w14:paraId="5B1DEEE2"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4-9</w:t>
            </w:r>
          </w:p>
        </w:tc>
        <w:tc>
          <w:tcPr>
            <w:tcW w:w="744" w:type="dxa"/>
          </w:tcPr>
          <w:p w14:paraId="266235A9"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5-6</w:t>
            </w:r>
          </w:p>
        </w:tc>
        <w:tc>
          <w:tcPr>
            <w:tcW w:w="744" w:type="dxa"/>
          </w:tcPr>
          <w:p w14:paraId="20B15AE7"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7-6</w:t>
            </w:r>
          </w:p>
        </w:tc>
        <w:tc>
          <w:tcPr>
            <w:tcW w:w="691" w:type="dxa"/>
          </w:tcPr>
          <w:p w14:paraId="4EF926D6"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8-2</w:t>
            </w:r>
          </w:p>
        </w:tc>
        <w:tc>
          <w:tcPr>
            <w:tcW w:w="691" w:type="dxa"/>
          </w:tcPr>
          <w:p w14:paraId="4753AE31"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9-4</w:t>
            </w:r>
          </w:p>
        </w:tc>
      </w:tr>
      <w:tr w:rsidR="00F84042" w:rsidRPr="00822BB3" w14:paraId="2D9E759E"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BF0647C" w14:textId="77777777" w:rsidR="00F84042" w:rsidRDefault="00F84042" w:rsidP="00E93F8C">
            <w:pPr>
              <w:pStyle w:val="NoSpacing"/>
            </w:pPr>
            <w:r w:rsidRPr="008C7B9E">
              <w:rPr>
                <w:highlight w:val="yellow"/>
              </w:rPr>
              <w:t>main</w:t>
            </w:r>
          </w:p>
        </w:tc>
        <w:tc>
          <w:tcPr>
            <w:tcW w:w="746" w:type="dxa"/>
          </w:tcPr>
          <w:p w14:paraId="204BA4C4"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14:paraId="10FCC421"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14:paraId="4BFCE00F"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14:paraId="3F2C7086"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14:paraId="26E58CB0"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14:paraId="4F5304C4"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14:paraId="3EEAC252"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14:paraId="4F2DABF0"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14:paraId="262A0276"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14:paraId="34AD2E67"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14:paraId="72D9EE78"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F84042" w:rsidRPr="00822BB3" w14:paraId="0FFD6E7B" w14:textId="77777777" w:rsidTr="0081378A">
        <w:tc>
          <w:tcPr>
            <w:cnfStyle w:val="001000000000" w:firstRow="0" w:lastRow="0" w:firstColumn="1" w:lastColumn="0" w:oddVBand="0" w:evenVBand="0" w:oddHBand="0" w:evenHBand="0" w:firstRowFirstColumn="0" w:firstRowLastColumn="0" w:lastRowFirstColumn="0" w:lastRowLastColumn="0"/>
            <w:tcW w:w="987" w:type="dxa"/>
          </w:tcPr>
          <w:p w14:paraId="33130A56" w14:textId="77777777" w:rsidR="00F84042" w:rsidRDefault="00F84042" w:rsidP="00E93F8C">
            <w:pPr>
              <w:pStyle w:val="NoSpacing"/>
            </w:pPr>
            <w:r>
              <w:t>1</w:t>
            </w:r>
            <w:r w:rsidR="001A5A75">
              <w:t>.</w:t>
            </w:r>
          </w:p>
        </w:tc>
        <w:tc>
          <w:tcPr>
            <w:tcW w:w="746" w:type="dxa"/>
          </w:tcPr>
          <w:p w14:paraId="7C805A35"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4" w:type="dxa"/>
          </w:tcPr>
          <w:p w14:paraId="6311A2B5"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14:paraId="369BD28B"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14:paraId="12E901B4"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14:paraId="0FF31CC0"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14:paraId="7CA2BABA"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14:paraId="09E26EA1"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14:paraId="4EBAD01C"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14:paraId="6FCE8FCC"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691" w:type="dxa"/>
          </w:tcPr>
          <w:p w14:paraId="626F65D7"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691" w:type="dxa"/>
          </w:tcPr>
          <w:p w14:paraId="66A2D620"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r>
      <w:tr w:rsidR="00F84042" w:rsidRPr="00822BB3" w14:paraId="778F601B"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8842AE5" w14:textId="77777777" w:rsidR="00F84042" w:rsidRDefault="00F84042" w:rsidP="00E93F8C">
            <w:pPr>
              <w:pStyle w:val="NoSpacing"/>
            </w:pPr>
            <w:r>
              <w:t>2</w:t>
            </w:r>
            <w:r w:rsidR="001A5A75">
              <w:t>.</w:t>
            </w:r>
          </w:p>
        </w:tc>
        <w:tc>
          <w:tcPr>
            <w:tcW w:w="746" w:type="dxa"/>
          </w:tcPr>
          <w:p w14:paraId="516E4E3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0FBC32B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41F30F18"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14:paraId="2496D96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4A1FC592"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3FEB5ADD"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4309AE8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4" w:type="dxa"/>
          </w:tcPr>
          <w:p w14:paraId="6579F7AA"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131F278D"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14:paraId="2D3D0A31"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14:paraId="19BCB599"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r>
      <w:tr w:rsidR="00F84042" w14:paraId="4D5B9DA6" w14:textId="77777777" w:rsidTr="0081378A">
        <w:tc>
          <w:tcPr>
            <w:cnfStyle w:val="001000000000" w:firstRow="0" w:lastRow="0" w:firstColumn="1" w:lastColumn="0" w:oddVBand="0" w:evenVBand="0" w:oddHBand="0" w:evenHBand="0" w:firstRowFirstColumn="0" w:firstRowLastColumn="0" w:lastRowFirstColumn="0" w:lastRowLastColumn="0"/>
            <w:tcW w:w="987" w:type="dxa"/>
          </w:tcPr>
          <w:p w14:paraId="5266EE7C" w14:textId="77777777" w:rsidR="00F84042" w:rsidRDefault="00F84042" w:rsidP="00E93F8C">
            <w:pPr>
              <w:pStyle w:val="NoSpacing"/>
            </w:pPr>
            <w:r w:rsidRPr="00FC3020">
              <w:rPr>
                <w:highlight w:val="yellow"/>
              </w:rPr>
              <w:t>3</w:t>
            </w:r>
            <w:r w:rsidR="001A5A75">
              <w:t>.</w:t>
            </w:r>
          </w:p>
        </w:tc>
        <w:tc>
          <w:tcPr>
            <w:tcW w:w="746" w:type="dxa"/>
          </w:tcPr>
          <w:p w14:paraId="51D7DC7E"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6132B89F"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71E18659"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14:paraId="73EBF552"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E2F47B2"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6DE49B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14:paraId="08BEA0FD"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1432C388"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7A840607"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14:paraId="35E841A4"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14:paraId="2A2AF73D"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14:paraId="639BD3DD"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4EBBD5E0" w14:textId="77777777" w:rsidR="00F84042" w:rsidRDefault="00F84042" w:rsidP="00E93F8C">
            <w:pPr>
              <w:pStyle w:val="NoSpacing"/>
            </w:pPr>
            <w:r>
              <w:t>4</w:t>
            </w:r>
            <w:r w:rsidR="001A5A75">
              <w:t>.</w:t>
            </w:r>
          </w:p>
        </w:tc>
        <w:tc>
          <w:tcPr>
            <w:tcW w:w="746" w:type="dxa"/>
          </w:tcPr>
          <w:p w14:paraId="1708D3C9"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48B17E97"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5C524603"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14:paraId="5B54D527"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608220DE"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7B33CD78"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0D5E7938"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7C5D204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1BAD0457"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14:paraId="578C337A"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14:paraId="389FC02A"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r>
      <w:tr w:rsidR="00F84042" w14:paraId="192F1031" w14:textId="77777777" w:rsidTr="0081378A">
        <w:tc>
          <w:tcPr>
            <w:cnfStyle w:val="001000000000" w:firstRow="0" w:lastRow="0" w:firstColumn="1" w:lastColumn="0" w:oddVBand="0" w:evenVBand="0" w:oddHBand="0" w:evenHBand="0" w:firstRowFirstColumn="0" w:firstRowLastColumn="0" w:lastRowFirstColumn="0" w:lastRowLastColumn="0"/>
            <w:tcW w:w="987" w:type="dxa"/>
          </w:tcPr>
          <w:p w14:paraId="6C1B9F7F" w14:textId="77777777" w:rsidR="00F84042" w:rsidRDefault="00F84042" w:rsidP="00E93F8C">
            <w:pPr>
              <w:pStyle w:val="NoSpacing"/>
            </w:pPr>
            <w:r w:rsidRPr="00FC3020">
              <w:rPr>
                <w:highlight w:val="yellow"/>
              </w:rPr>
              <w:t>5</w:t>
            </w:r>
            <w:r w:rsidR="001A5A75">
              <w:t>.</w:t>
            </w:r>
          </w:p>
        </w:tc>
        <w:tc>
          <w:tcPr>
            <w:tcW w:w="746" w:type="dxa"/>
          </w:tcPr>
          <w:p w14:paraId="7AC2BFA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1C3F2E88"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EE8C82F"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0354966F"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5F1BCE41"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14:paraId="48C47AB7"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4A4ACED"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14:paraId="2C8ACFE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14:paraId="64566F30"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14:paraId="62F46CF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14:paraId="5605021E"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r>
    </w:tbl>
    <w:p w14:paraId="3D8CF2BB" w14:textId="77777777" w:rsidR="00550666" w:rsidRDefault="00550666" w:rsidP="00550666"/>
    <w:p w14:paraId="6348BBFC" w14:textId="77777777" w:rsidR="00AC410C" w:rsidRDefault="00AC410C" w:rsidP="00AC410C">
      <w:pPr>
        <w:pStyle w:val="NoSpacing"/>
      </w:pPr>
      <w:r>
        <w:t xml:space="preserve">In- en uitvoerwaarden </w:t>
      </w:r>
    </w:p>
    <w:p w14:paraId="78609A65" w14:textId="77777777" w:rsidR="00AC410C" w:rsidRDefault="00AC410C" w:rsidP="00AC410C">
      <w:pPr>
        <w:pStyle w:val="NoSpacing"/>
        <w:rPr>
          <w:lang w:val="nl-NL"/>
        </w:rPr>
      </w:pPr>
      <w:r>
        <w:rPr>
          <w:lang w:val="nl-NL"/>
        </w:rPr>
        <w:t xml:space="preserve">Main: </w:t>
      </w:r>
      <w:r>
        <w:rPr>
          <w:lang w:val="nl-NL"/>
        </w:rPr>
        <w:tab/>
        <w:t>Basis flow</w:t>
      </w:r>
    </w:p>
    <w:p w14:paraId="2D100B74" w14:textId="77777777" w:rsidR="00AC410C" w:rsidRDefault="00AC410C" w:rsidP="00AC410C">
      <w:pPr>
        <w:pStyle w:val="NoSpacing"/>
        <w:rPr>
          <w:lang w:val="nl-NL"/>
        </w:rPr>
      </w:pPr>
      <w:r>
        <w:rPr>
          <w:lang w:val="nl-NL"/>
        </w:rPr>
        <w:t xml:space="preserve">              Hier wordt de voorraad opgevraagt en worden de artikelen geselecteert voor de bestelling.</w:t>
      </w:r>
    </w:p>
    <w:p w14:paraId="5B94373B" w14:textId="77777777" w:rsidR="00AC410C" w:rsidRDefault="00AC410C" w:rsidP="00AC410C">
      <w:pPr>
        <w:pStyle w:val="NoSpacing"/>
        <w:rPr>
          <w:lang w:val="nl-NL"/>
        </w:rPr>
      </w:pPr>
      <w:r>
        <w:rPr>
          <w:lang w:val="nl-NL"/>
        </w:rPr>
        <w:t xml:space="preserve">               De besteladvieslijst wordt getoond aan het einde.</w:t>
      </w:r>
    </w:p>
    <w:p w14:paraId="6017C752" w14:textId="77777777" w:rsidR="00AC410C" w:rsidRPr="00177665" w:rsidRDefault="00AC410C" w:rsidP="00AC410C">
      <w:pPr>
        <w:pStyle w:val="NoSpacing"/>
        <w:rPr>
          <w:lang w:val="nl-NL"/>
        </w:rPr>
      </w:pPr>
    </w:p>
    <w:p w14:paraId="0B467C6B" w14:textId="77777777" w:rsidR="00AC410C" w:rsidRPr="00177665" w:rsidRDefault="00AC410C" w:rsidP="00AC410C">
      <w:pPr>
        <w:pStyle w:val="NoSpacing"/>
        <w:rPr>
          <w:lang w:val="nl-NL"/>
        </w:rPr>
      </w:pPr>
      <w:r w:rsidRPr="00177665">
        <w:rPr>
          <w:lang w:val="nl-NL"/>
        </w:rPr>
        <w:tab/>
        <w:t>Invoer: artikelen</w:t>
      </w:r>
    </w:p>
    <w:p w14:paraId="2A1FD05E" w14:textId="77777777" w:rsidR="00AC410C" w:rsidRPr="00177665" w:rsidRDefault="00AC410C" w:rsidP="00AC410C">
      <w:pPr>
        <w:pStyle w:val="NoSpacing"/>
        <w:rPr>
          <w:lang w:val="nl-NL"/>
        </w:rPr>
      </w:pPr>
      <w:r w:rsidRPr="00177665">
        <w:rPr>
          <w:lang w:val="nl-NL"/>
        </w:rPr>
        <w:tab/>
        <w:t xml:space="preserve">Uitvoer: </w:t>
      </w:r>
      <w:r>
        <w:rPr>
          <w:lang w:val="nl-NL"/>
        </w:rPr>
        <w:t>bestel advi</w:t>
      </w:r>
      <w:r w:rsidRPr="00177665">
        <w:rPr>
          <w:lang w:val="nl-NL"/>
        </w:rPr>
        <w:t>e</w:t>
      </w:r>
      <w:r>
        <w:rPr>
          <w:lang w:val="nl-NL"/>
        </w:rPr>
        <w:t>s</w:t>
      </w:r>
      <w:r w:rsidRPr="00177665">
        <w:rPr>
          <w:lang w:val="nl-NL"/>
        </w:rPr>
        <w:t xml:space="preserve"> lijst</w:t>
      </w:r>
    </w:p>
    <w:p w14:paraId="2189622B" w14:textId="77777777" w:rsidR="00AC410C" w:rsidRPr="00177665" w:rsidRDefault="00AC410C" w:rsidP="00AC410C">
      <w:pPr>
        <w:pStyle w:val="NoSpacing"/>
        <w:rPr>
          <w:lang w:val="nl-NL"/>
        </w:rPr>
      </w:pPr>
    </w:p>
    <w:p w14:paraId="2E87D20E" w14:textId="77777777" w:rsidR="00AC410C" w:rsidRDefault="00AC410C" w:rsidP="00AC410C">
      <w:pPr>
        <w:pStyle w:val="NoSpacing"/>
        <w:rPr>
          <w:i/>
          <w:lang w:val="nl-NL"/>
        </w:rPr>
      </w:pPr>
      <w:r w:rsidRPr="00233EB2">
        <w:rPr>
          <w:lang w:val="nl-NL"/>
        </w:rPr>
        <w:t xml:space="preserve">Scenario </w:t>
      </w:r>
      <w:r w:rsidRPr="00233EB2">
        <w:rPr>
          <w:b/>
          <w:lang w:val="nl-NL"/>
        </w:rPr>
        <w:t>3</w:t>
      </w:r>
      <w:r w:rsidRPr="00233EB2">
        <w:rPr>
          <w:lang w:val="nl-NL"/>
        </w:rPr>
        <w:t xml:space="preserve">.- </w:t>
      </w:r>
      <w:r w:rsidRPr="00177665">
        <w:rPr>
          <w:lang w:val="nl-NL"/>
        </w:rPr>
        <w:t xml:space="preserve"> </w:t>
      </w:r>
      <w:r w:rsidRPr="001A5A75">
        <w:rPr>
          <w:i/>
          <w:lang w:val="nl-NL"/>
        </w:rPr>
        <w:t>Teveel besteld</w:t>
      </w:r>
    </w:p>
    <w:p w14:paraId="2B923309" w14:textId="77777777" w:rsidR="00AC410C" w:rsidRDefault="00AC410C" w:rsidP="00AC410C">
      <w:pPr>
        <w:pStyle w:val="NoSpacing"/>
        <w:rPr>
          <w:lang w:val="nl-NL"/>
        </w:rPr>
      </w:pPr>
      <w:r>
        <w:rPr>
          <w:i/>
          <w:lang w:val="nl-NL"/>
        </w:rPr>
        <w:t xml:space="preserve">                       </w:t>
      </w:r>
      <w:r>
        <w:rPr>
          <w:lang w:val="nl-NL"/>
        </w:rPr>
        <w:t xml:space="preserve">Hier wordt de voorraad opgevraagt en worden de artikelen geselecteert </w:t>
      </w:r>
    </w:p>
    <w:p w14:paraId="22BCB2D8" w14:textId="77777777" w:rsidR="00AC410C" w:rsidRDefault="00AC410C" w:rsidP="00AC410C">
      <w:pPr>
        <w:pStyle w:val="NoSpacing"/>
        <w:rPr>
          <w:lang w:val="nl-NL"/>
        </w:rPr>
      </w:pPr>
      <w:r>
        <w:rPr>
          <w:lang w:val="nl-NL"/>
        </w:rPr>
        <w:t xml:space="preserve">                       voor de bestelling.</w:t>
      </w:r>
    </w:p>
    <w:p w14:paraId="3C25C264" w14:textId="77777777" w:rsidR="00AC410C" w:rsidRDefault="00AC410C" w:rsidP="00AC410C">
      <w:pPr>
        <w:pStyle w:val="NoSpacing"/>
        <w:rPr>
          <w:lang w:val="nl-NL"/>
        </w:rPr>
      </w:pPr>
      <w:r>
        <w:rPr>
          <w:lang w:val="nl-NL"/>
        </w:rPr>
        <w:t xml:space="preserve">                       Er wordt teveel besteld waardoor je terug gaat naar selecteren.</w:t>
      </w:r>
    </w:p>
    <w:p w14:paraId="0F9F3978" w14:textId="77777777" w:rsidR="00AC410C" w:rsidRDefault="00AC410C" w:rsidP="00AC410C">
      <w:pPr>
        <w:pStyle w:val="NoSpacing"/>
        <w:rPr>
          <w:lang w:val="nl-NL"/>
        </w:rPr>
      </w:pPr>
      <w:r>
        <w:rPr>
          <w:lang w:val="nl-NL"/>
        </w:rPr>
        <w:t xml:space="preserve">                       De besteladvieslijst wordt getoond aan het einde.</w:t>
      </w:r>
    </w:p>
    <w:p w14:paraId="6A6C5A7A" w14:textId="77777777" w:rsidR="00AC410C" w:rsidRPr="00177665" w:rsidRDefault="00AC410C" w:rsidP="00AC410C">
      <w:pPr>
        <w:pStyle w:val="NoSpacing"/>
        <w:rPr>
          <w:lang w:val="nl-NL"/>
        </w:rPr>
      </w:pPr>
    </w:p>
    <w:p w14:paraId="59D7E8C3" w14:textId="77777777"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 xml:space="preserve"> invoer: artikelen </w:t>
      </w:r>
    </w:p>
    <w:p w14:paraId="4B097700" w14:textId="77777777"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Uitvoer: bestel advies lijst</w:t>
      </w:r>
    </w:p>
    <w:p w14:paraId="452725FF" w14:textId="77777777" w:rsidR="00AC410C" w:rsidRPr="00177665" w:rsidRDefault="00AC410C" w:rsidP="00AC410C">
      <w:pPr>
        <w:pStyle w:val="NoSpacing"/>
        <w:rPr>
          <w:lang w:val="nl-NL"/>
        </w:rPr>
      </w:pPr>
    </w:p>
    <w:p w14:paraId="09E9902A" w14:textId="77777777" w:rsidR="00AC410C" w:rsidRDefault="00AC410C" w:rsidP="00AC410C">
      <w:pPr>
        <w:pStyle w:val="NoSpacing"/>
        <w:rPr>
          <w:i/>
          <w:lang w:val="nl-NL"/>
        </w:rPr>
      </w:pPr>
      <w:r w:rsidRPr="00822BB3">
        <w:rPr>
          <w:lang w:val="nl-NL"/>
        </w:rPr>
        <w:t xml:space="preserve">Scenario </w:t>
      </w:r>
      <w:r>
        <w:rPr>
          <w:b/>
          <w:lang w:val="nl-NL"/>
        </w:rPr>
        <w:t>5</w:t>
      </w:r>
      <w:r w:rsidRPr="00822BB3">
        <w:rPr>
          <w:lang w:val="nl-NL"/>
        </w:rPr>
        <w:t xml:space="preserve">.- </w:t>
      </w:r>
      <w:r w:rsidRPr="00177665">
        <w:rPr>
          <w:lang w:val="nl-NL"/>
        </w:rPr>
        <w:t xml:space="preserve"> </w:t>
      </w:r>
      <w:r w:rsidRPr="001A5A75">
        <w:rPr>
          <w:i/>
          <w:lang w:val="nl-NL"/>
        </w:rPr>
        <w:t>Bestelling niet compleet en spoed bestelling</w:t>
      </w:r>
    </w:p>
    <w:p w14:paraId="604C5DA5" w14:textId="77777777" w:rsidR="00AC410C" w:rsidRDefault="00AC410C" w:rsidP="00AC410C">
      <w:pPr>
        <w:pStyle w:val="NoSpacing"/>
        <w:rPr>
          <w:lang w:val="nl-NL"/>
        </w:rPr>
      </w:pPr>
      <w:r>
        <w:rPr>
          <w:i/>
          <w:lang w:val="nl-NL"/>
        </w:rPr>
        <w:t xml:space="preserve">                       </w:t>
      </w:r>
      <w:r>
        <w:rPr>
          <w:lang w:val="nl-NL"/>
        </w:rPr>
        <w:t xml:space="preserve">Hier wordt de voorraad opgevraagt en </w:t>
      </w:r>
    </w:p>
    <w:p w14:paraId="6CB15A3B" w14:textId="77777777" w:rsidR="00AC410C" w:rsidRDefault="00AC410C" w:rsidP="00AC410C">
      <w:pPr>
        <w:pStyle w:val="NoSpacing"/>
        <w:rPr>
          <w:lang w:val="nl-NL"/>
        </w:rPr>
      </w:pPr>
      <w:r>
        <w:rPr>
          <w:lang w:val="nl-NL"/>
        </w:rPr>
        <w:t xml:space="preserve">                       worden de artikelen geselecteert voor de bestelling.</w:t>
      </w:r>
    </w:p>
    <w:p w14:paraId="6ADF7AB9" w14:textId="77777777" w:rsidR="00AC410C" w:rsidRDefault="00AC410C" w:rsidP="00AC410C">
      <w:pPr>
        <w:pStyle w:val="NoSpacing"/>
        <w:rPr>
          <w:lang w:val="nl-NL"/>
        </w:rPr>
      </w:pPr>
      <w:r>
        <w:rPr>
          <w:lang w:val="nl-NL"/>
        </w:rPr>
        <w:t xml:space="preserve">                       De bestelling is niet compleet daardoor ga je terug naar selecteren </w:t>
      </w:r>
    </w:p>
    <w:p w14:paraId="1A73FDA0" w14:textId="77777777" w:rsidR="00AC410C" w:rsidRDefault="00AC410C" w:rsidP="00AC410C">
      <w:pPr>
        <w:pStyle w:val="NoSpacing"/>
        <w:rPr>
          <w:lang w:val="nl-NL"/>
        </w:rPr>
      </w:pPr>
      <w:r>
        <w:rPr>
          <w:lang w:val="nl-NL"/>
        </w:rPr>
        <w:lastRenderedPageBreak/>
        <w:t xml:space="preserve">                       totdat de bestelling  compleet is.</w:t>
      </w:r>
    </w:p>
    <w:p w14:paraId="6ED5A4AF" w14:textId="77777777" w:rsidR="00AC410C" w:rsidRDefault="00AC410C" w:rsidP="00AC410C">
      <w:pPr>
        <w:pStyle w:val="NoSpacing"/>
        <w:rPr>
          <w:lang w:val="nl-NL"/>
        </w:rPr>
      </w:pPr>
      <w:r>
        <w:rPr>
          <w:lang w:val="nl-NL"/>
        </w:rPr>
        <w:t xml:space="preserve">                       Er wordt aangegeven dat er spoed is bij bepaalde artikelen. </w:t>
      </w:r>
    </w:p>
    <w:p w14:paraId="151BCB4F" w14:textId="77777777" w:rsidR="00AC410C" w:rsidRDefault="00AC410C" w:rsidP="00AC410C">
      <w:pPr>
        <w:pStyle w:val="NoSpacing"/>
        <w:rPr>
          <w:lang w:val="nl-NL"/>
        </w:rPr>
      </w:pPr>
      <w:r>
        <w:rPr>
          <w:lang w:val="nl-NL"/>
        </w:rPr>
        <w:t xml:space="preserve">                       Er komt een indicatie op de besteladvieslijst met spoed.</w:t>
      </w:r>
    </w:p>
    <w:p w14:paraId="66534161" w14:textId="77777777" w:rsidR="00AC410C" w:rsidRDefault="00AC410C" w:rsidP="00AC410C">
      <w:pPr>
        <w:pStyle w:val="NoSpacing"/>
        <w:rPr>
          <w:lang w:val="nl-NL"/>
        </w:rPr>
      </w:pPr>
      <w:r>
        <w:rPr>
          <w:lang w:val="nl-NL"/>
        </w:rPr>
        <w:t xml:space="preserve">                       De besteladvieslijst wordt getoond aan het einde.</w:t>
      </w:r>
    </w:p>
    <w:p w14:paraId="23002279" w14:textId="77777777" w:rsidR="00AC410C" w:rsidRPr="00177665" w:rsidRDefault="00AC410C" w:rsidP="00AC410C">
      <w:pPr>
        <w:pStyle w:val="NoSpacing"/>
        <w:rPr>
          <w:b/>
          <w:lang w:val="nl-NL"/>
        </w:rPr>
      </w:pPr>
    </w:p>
    <w:p w14:paraId="57373593" w14:textId="77777777" w:rsidR="00AC410C" w:rsidRPr="00177665" w:rsidRDefault="00AC410C" w:rsidP="00AC410C">
      <w:pPr>
        <w:pStyle w:val="NoSpacing"/>
        <w:rPr>
          <w:lang w:val="nl-NL"/>
        </w:rPr>
      </w:pPr>
      <w:r w:rsidRPr="00177665">
        <w:rPr>
          <w:lang w:val="nl-NL"/>
        </w:rPr>
        <w:t xml:space="preserve">   </w:t>
      </w:r>
      <w:r>
        <w:rPr>
          <w:lang w:val="nl-NL"/>
        </w:rPr>
        <w:t xml:space="preserve">  I</w:t>
      </w:r>
      <w:r w:rsidRPr="00177665">
        <w:rPr>
          <w:lang w:val="nl-NL"/>
        </w:rPr>
        <w:t>nvoer: artikelen</w:t>
      </w:r>
    </w:p>
    <w:p w14:paraId="7C0F3C63" w14:textId="77777777" w:rsidR="0081378A" w:rsidRDefault="00AC410C" w:rsidP="00F47A16">
      <w:pPr>
        <w:pStyle w:val="NoSpacing"/>
        <w:rPr>
          <w:lang w:val="nl-NL"/>
        </w:rPr>
      </w:pPr>
      <w:r w:rsidRPr="00177665">
        <w:rPr>
          <w:lang w:val="nl-NL"/>
        </w:rPr>
        <w:t xml:space="preserve">  </w:t>
      </w:r>
      <w:r>
        <w:rPr>
          <w:lang w:val="nl-NL"/>
        </w:rPr>
        <w:t xml:space="preserve">  </w:t>
      </w:r>
      <w:r w:rsidRPr="00177665">
        <w:rPr>
          <w:lang w:val="nl-NL"/>
        </w:rPr>
        <w:t xml:space="preserve"> Uitvoer: bestel advies lijst met indicatie van spoed.</w:t>
      </w:r>
    </w:p>
    <w:p w14:paraId="6F8CA90F" w14:textId="77777777" w:rsidR="00F47A16" w:rsidRPr="00F47A16" w:rsidRDefault="00F47A16" w:rsidP="00F47A16">
      <w:pPr>
        <w:pStyle w:val="NoSpacing"/>
        <w:rPr>
          <w:lang w:val="nl-NL"/>
        </w:rPr>
      </w:pPr>
    </w:p>
    <w:p w14:paraId="023E9179" w14:textId="77777777" w:rsidR="00F47A16" w:rsidRPr="008C38FC" w:rsidRDefault="00F47A16" w:rsidP="00577921">
      <w:pPr>
        <w:pStyle w:val="Heading2"/>
      </w:pPr>
    </w:p>
    <w:p w14:paraId="355F8D86" w14:textId="77777777" w:rsidR="00F47A16" w:rsidRPr="008C38FC" w:rsidRDefault="00F47A16" w:rsidP="00577921">
      <w:pPr>
        <w:pStyle w:val="Heading2"/>
      </w:pPr>
    </w:p>
    <w:p w14:paraId="2DC51ADC" w14:textId="77777777" w:rsidR="00F47A16" w:rsidRPr="008C38FC" w:rsidRDefault="00F47A16" w:rsidP="00577921">
      <w:pPr>
        <w:pStyle w:val="Heading2"/>
      </w:pPr>
    </w:p>
    <w:p w14:paraId="7DA437D8" w14:textId="77777777" w:rsidR="00F47A16" w:rsidRPr="008C38FC" w:rsidRDefault="00F47A16" w:rsidP="00577921">
      <w:pPr>
        <w:pStyle w:val="Heading2"/>
      </w:pPr>
    </w:p>
    <w:p w14:paraId="1FFF5614" w14:textId="77777777" w:rsidR="00F47A16" w:rsidRPr="008C38FC" w:rsidRDefault="00F47A16" w:rsidP="00577921">
      <w:pPr>
        <w:pStyle w:val="Heading2"/>
      </w:pPr>
    </w:p>
    <w:p w14:paraId="2195F371" w14:textId="77777777" w:rsidR="00F47A16" w:rsidRPr="008C38FC" w:rsidRDefault="00F47A16" w:rsidP="00577921">
      <w:pPr>
        <w:pStyle w:val="Heading2"/>
      </w:pPr>
    </w:p>
    <w:p w14:paraId="10A8F60B" w14:textId="77777777" w:rsidR="00F47A16" w:rsidRPr="008C38FC" w:rsidRDefault="00F47A16" w:rsidP="00577921">
      <w:pPr>
        <w:pStyle w:val="Heading2"/>
      </w:pPr>
    </w:p>
    <w:p w14:paraId="3CF3BC1E" w14:textId="77777777" w:rsidR="00F47A16" w:rsidRPr="008C38FC" w:rsidRDefault="00F47A16" w:rsidP="00577921">
      <w:pPr>
        <w:pStyle w:val="Heading2"/>
      </w:pPr>
    </w:p>
    <w:p w14:paraId="6D84A69C" w14:textId="77777777" w:rsidR="00F47A16" w:rsidRPr="008C38FC" w:rsidRDefault="00F47A16" w:rsidP="00577921">
      <w:pPr>
        <w:pStyle w:val="Heading2"/>
      </w:pPr>
    </w:p>
    <w:p w14:paraId="14F8951A" w14:textId="77777777" w:rsidR="00F47A16" w:rsidRPr="008C38FC" w:rsidRDefault="00F47A16" w:rsidP="00577921">
      <w:pPr>
        <w:pStyle w:val="Heading2"/>
      </w:pPr>
    </w:p>
    <w:p w14:paraId="1F7CC59D" w14:textId="77777777" w:rsidR="00F47A16" w:rsidRPr="008C38FC" w:rsidRDefault="00F47A16" w:rsidP="00577921">
      <w:pPr>
        <w:pStyle w:val="Heading2"/>
      </w:pPr>
    </w:p>
    <w:p w14:paraId="10B5D03C" w14:textId="77777777" w:rsidR="00F47A16" w:rsidRPr="008C38FC" w:rsidRDefault="00F47A16" w:rsidP="00577921">
      <w:pPr>
        <w:pStyle w:val="Heading2"/>
      </w:pPr>
    </w:p>
    <w:p w14:paraId="2A024A1E" w14:textId="77777777" w:rsidR="00F47A16" w:rsidRPr="008C38FC" w:rsidRDefault="00F47A16" w:rsidP="00577921">
      <w:pPr>
        <w:pStyle w:val="Heading2"/>
      </w:pPr>
    </w:p>
    <w:p w14:paraId="34E21CD8" w14:textId="77777777" w:rsidR="00F47A16" w:rsidRPr="008C38FC" w:rsidRDefault="00F47A16" w:rsidP="00577921">
      <w:pPr>
        <w:pStyle w:val="Heading2"/>
      </w:pPr>
    </w:p>
    <w:p w14:paraId="617949EE" w14:textId="77777777" w:rsidR="00F47A16" w:rsidRPr="008C38FC" w:rsidRDefault="00F47A16" w:rsidP="00577921">
      <w:pPr>
        <w:pStyle w:val="Heading2"/>
      </w:pPr>
    </w:p>
    <w:p w14:paraId="051629E6" w14:textId="77777777" w:rsidR="00F47A16" w:rsidRPr="008C38FC" w:rsidRDefault="00F47A16" w:rsidP="00577921">
      <w:pPr>
        <w:pStyle w:val="Heading2"/>
      </w:pPr>
    </w:p>
    <w:p w14:paraId="3E520863" w14:textId="77777777" w:rsidR="00F47A16" w:rsidRPr="008C38FC" w:rsidRDefault="00F47A16" w:rsidP="00577921">
      <w:pPr>
        <w:pStyle w:val="Heading2"/>
      </w:pPr>
    </w:p>
    <w:p w14:paraId="6C18A1C4" w14:textId="77777777" w:rsidR="00F47A16" w:rsidRPr="008C38FC" w:rsidRDefault="00F47A16" w:rsidP="00577921">
      <w:pPr>
        <w:pStyle w:val="Heading2"/>
      </w:pPr>
    </w:p>
    <w:p w14:paraId="0802DA50" w14:textId="77777777" w:rsidR="00F47A16" w:rsidRPr="008C38FC" w:rsidRDefault="00F47A16" w:rsidP="00577921">
      <w:pPr>
        <w:pStyle w:val="Heading2"/>
      </w:pPr>
    </w:p>
    <w:p w14:paraId="707DD726" w14:textId="77777777" w:rsidR="00F47A16" w:rsidRPr="008C38FC" w:rsidRDefault="00F47A16" w:rsidP="00577921">
      <w:pPr>
        <w:pStyle w:val="Heading2"/>
      </w:pPr>
    </w:p>
    <w:p w14:paraId="26B3AD77" w14:textId="77777777" w:rsidR="00F47A16" w:rsidRPr="008C38FC" w:rsidRDefault="00F47A16" w:rsidP="00577921">
      <w:pPr>
        <w:pStyle w:val="Heading2"/>
      </w:pPr>
    </w:p>
    <w:p w14:paraId="56126DFE" w14:textId="77777777" w:rsidR="00F47A16" w:rsidRPr="008C38FC" w:rsidRDefault="00F47A16" w:rsidP="00577921">
      <w:pPr>
        <w:pStyle w:val="Heading2"/>
      </w:pPr>
    </w:p>
    <w:p w14:paraId="1C129938" w14:textId="77777777" w:rsidR="00F47A16" w:rsidRPr="008C38FC" w:rsidRDefault="00F47A16" w:rsidP="00577921">
      <w:pPr>
        <w:pStyle w:val="Heading2"/>
      </w:pPr>
    </w:p>
    <w:p w14:paraId="108CBB0F" w14:textId="77777777" w:rsidR="00F47A16" w:rsidRPr="008C38FC" w:rsidRDefault="00F47A16" w:rsidP="00577921">
      <w:pPr>
        <w:pStyle w:val="Heading2"/>
      </w:pPr>
    </w:p>
    <w:p w14:paraId="01F0ED65" w14:textId="77777777" w:rsidR="00F47A16" w:rsidRPr="008C38FC" w:rsidRDefault="00F47A16" w:rsidP="00577921">
      <w:pPr>
        <w:pStyle w:val="Heading2"/>
      </w:pPr>
    </w:p>
    <w:p w14:paraId="12CFDEFC" w14:textId="77777777" w:rsidR="00F47A16" w:rsidRPr="008C38FC" w:rsidRDefault="00F47A16" w:rsidP="00577921">
      <w:pPr>
        <w:pStyle w:val="Heading2"/>
      </w:pPr>
    </w:p>
    <w:p w14:paraId="4BAA323B" w14:textId="77777777" w:rsidR="00F47A16" w:rsidRPr="008C38FC" w:rsidRDefault="00F47A16" w:rsidP="00577921">
      <w:pPr>
        <w:pStyle w:val="Heading2"/>
      </w:pPr>
    </w:p>
    <w:p w14:paraId="5B55D341" w14:textId="77777777" w:rsidR="00F47A16" w:rsidRPr="008C38FC" w:rsidRDefault="00F47A16" w:rsidP="00F47A16"/>
    <w:p w14:paraId="06964BF1" w14:textId="77777777" w:rsidR="00F47A16" w:rsidRPr="008C38FC" w:rsidRDefault="00F47A16" w:rsidP="00577921">
      <w:pPr>
        <w:pStyle w:val="Heading2"/>
      </w:pPr>
    </w:p>
    <w:p w14:paraId="4EEC2289" w14:textId="77777777" w:rsidR="00F47A16" w:rsidRPr="008C38FC" w:rsidRDefault="00F47A16" w:rsidP="00577921">
      <w:pPr>
        <w:pStyle w:val="Heading2"/>
      </w:pPr>
    </w:p>
    <w:p w14:paraId="53F5AE45" w14:textId="77777777" w:rsidR="00551A19" w:rsidRPr="00AE2158" w:rsidRDefault="00577921" w:rsidP="00577921">
      <w:pPr>
        <w:pStyle w:val="Heading2"/>
        <w:rPr>
          <w:lang w:val="en-GB"/>
        </w:rPr>
      </w:pPr>
      <w:bookmarkStart w:id="162" w:name="_Toc435817360"/>
      <w:r w:rsidRPr="00AE2158">
        <w:rPr>
          <w:lang w:val="en-GB"/>
        </w:rPr>
        <w:t xml:space="preserve">Test case routes </w:t>
      </w:r>
      <w:r w:rsidR="005D1A5C">
        <w:rPr>
          <w:lang w:val="en-GB"/>
        </w:rPr>
        <w:t>‘</w:t>
      </w:r>
      <w:r w:rsidRPr="00AE2158">
        <w:rPr>
          <w:lang w:val="en-GB"/>
        </w:rPr>
        <w:t xml:space="preserve">Opmaken </w:t>
      </w:r>
      <w:r w:rsidR="005D1A5C">
        <w:rPr>
          <w:lang w:val="en-GB"/>
        </w:rPr>
        <w:t>D</w:t>
      </w:r>
      <w:r w:rsidRPr="00AE2158">
        <w:rPr>
          <w:lang w:val="en-GB"/>
        </w:rPr>
        <w:t>agkas</w:t>
      </w:r>
      <w:r w:rsidR="005D1A5C">
        <w:rPr>
          <w:lang w:val="en-GB"/>
        </w:rPr>
        <w:t>’</w:t>
      </w:r>
      <w:bookmarkEnd w:id="162"/>
    </w:p>
    <w:p w14:paraId="132B785E" w14:textId="77777777" w:rsidR="00551A19" w:rsidRPr="00AE2158" w:rsidRDefault="00551A19" w:rsidP="00551A19">
      <w:pPr>
        <w:rPr>
          <w:b/>
          <w:lang w:val="en-GB"/>
        </w:rPr>
      </w:pPr>
      <w:r w:rsidRPr="00AE2158">
        <w:rPr>
          <w:b/>
          <w:lang w:val="en-GB"/>
        </w:rPr>
        <w:t>Paren</w:t>
      </w:r>
    </w:p>
    <w:p w14:paraId="05B565D3" w14:textId="77777777" w:rsidR="0081378A" w:rsidRPr="00AE2158" w:rsidRDefault="0081378A" w:rsidP="00551A19">
      <w:pPr>
        <w:rPr>
          <w:rFonts w:ascii="Arial Narrow" w:hAnsi="Arial Narrow"/>
          <w:bCs/>
          <w:iCs/>
          <w:lang w:val="en-GB"/>
        </w:rPr>
      </w:pPr>
      <w:r w:rsidRPr="00AE2158">
        <w:rPr>
          <w:rFonts w:ascii="Arial Narrow" w:hAnsi="Arial Narrow"/>
          <w:bCs/>
          <w:iCs/>
          <w:lang w:val="en-GB"/>
        </w:rPr>
        <w:t>(1,2)</w:t>
      </w:r>
      <w:r w:rsidR="004F5C29" w:rsidRPr="00AE2158">
        <w:rPr>
          <w:rFonts w:ascii="Arial Narrow" w:hAnsi="Arial Narrow"/>
          <w:bCs/>
          <w:iCs/>
          <w:lang w:val="en-GB"/>
        </w:rPr>
        <w:t>, (1,9)</w:t>
      </w:r>
    </w:p>
    <w:p w14:paraId="1B10018F"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(2,3)</w:t>
      </w:r>
    </w:p>
    <w:p w14:paraId="50187D60"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(3,4)</w:t>
      </w:r>
    </w:p>
    <w:p w14:paraId="568EAF14"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(4,5)</w:t>
      </w:r>
    </w:p>
    <w:p w14:paraId="3ADF7EFD"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(5,6)</w:t>
      </w:r>
      <w:r w:rsidR="004F5C29" w:rsidRPr="00AE2158">
        <w:rPr>
          <w:rFonts w:ascii="Arial Narrow" w:hAnsi="Arial Narrow"/>
          <w:bCs/>
          <w:iCs/>
          <w:lang w:val="en-GB"/>
        </w:rPr>
        <w:t>, (5,7)</w:t>
      </w:r>
    </w:p>
    <w:p w14:paraId="2B1778E4"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(6,5)</w:t>
      </w:r>
    </w:p>
    <w:p w14:paraId="3E859985"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(7,3)</w:t>
      </w:r>
      <w:r w:rsidR="004F5C29" w:rsidRPr="00AE2158">
        <w:rPr>
          <w:rFonts w:ascii="Arial Narrow" w:hAnsi="Arial Narrow"/>
          <w:bCs/>
          <w:iCs/>
          <w:lang w:val="en-GB"/>
        </w:rPr>
        <w:t>, (7,8)</w:t>
      </w:r>
    </w:p>
    <w:p w14:paraId="265F633A" w14:textId="77777777" w:rsidR="004F5C29" w:rsidRPr="00AE2158" w:rsidRDefault="0081378A" w:rsidP="0081378A">
      <w:pPr>
        <w:rPr>
          <w:rFonts w:ascii="Arial Narrow" w:hAnsi="Arial Narrow"/>
          <w:bCs/>
          <w:iCs/>
          <w:lang w:val="en-GB"/>
        </w:rPr>
      </w:pPr>
      <w:r w:rsidRPr="00AE2158">
        <w:rPr>
          <w:rFonts w:ascii="Arial Narrow" w:hAnsi="Arial Narrow"/>
          <w:bCs/>
          <w:iCs/>
          <w:lang w:val="en-GB"/>
        </w:rPr>
        <w:t>(9,10)</w:t>
      </w:r>
      <w:r w:rsidR="004F5C29" w:rsidRPr="00AE2158">
        <w:rPr>
          <w:rFonts w:ascii="Arial Narrow" w:hAnsi="Arial Narrow"/>
          <w:bCs/>
          <w:iCs/>
          <w:lang w:val="en-GB"/>
        </w:rPr>
        <w:t>,(9,11)</w:t>
      </w:r>
    </w:p>
    <w:p w14:paraId="346E6EBB"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(11,4)</w:t>
      </w:r>
    </w:p>
    <w:p w14:paraId="0B9ABA6D" w14:textId="77777777" w:rsidR="0081378A" w:rsidRPr="00AE2158" w:rsidRDefault="0081378A" w:rsidP="0081378A">
      <w:pPr>
        <w:rPr>
          <w:b/>
          <w:lang w:val="en-GB"/>
        </w:rPr>
      </w:pPr>
      <w:r w:rsidRPr="00AE2158">
        <w:rPr>
          <w:b/>
          <w:lang w:val="en-GB"/>
        </w:rPr>
        <w:t>Basi</w:t>
      </w:r>
      <w:r w:rsidR="00551A19" w:rsidRPr="00AE2158">
        <w:rPr>
          <w:b/>
          <w:lang w:val="en-GB"/>
        </w:rPr>
        <w:t>c</w:t>
      </w:r>
      <w:r w:rsidRPr="00AE2158">
        <w:rPr>
          <w:b/>
          <w:lang w:val="en-GB"/>
        </w:rPr>
        <w:t xml:space="preserve"> flow:</w:t>
      </w:r>
    </w:p>
    <w:p w14:paraId="49EEADCE" w14:textId="391FE978" w:rsidR="0081378A" w:rsidRPr="00AE2158" w:rsidRDefault="001A5A75" w:rsidP="001A5A75">
      <w:pPr>
        <w:rPr>
          <w:lang w:val="en-GB"/>
        </w:rPr>
      </w:pPr>
      <w:r w:rsidRPr="00AE2158">
        <w:rPr>
          <w:lang w:val="en-GB"/>
        </w:rPr>
        <w:t>Main .</w:t>
      </w:r>
      <w:r w:rsidR="00AE707C">
        <w:rPr>
          <w:lang w:val="en-GB"/>
        </w:rPr>
        <w:t>(1-2),(2-</w:t>
      </w:r>
      <w:r w:rsidR="0081378A" w:rsidRPr="00AE2158">
        <w:rPr>
          <w:lang w:val="en-GB"/>
        </w:rPr>
        <w:t>3</w:t>
      </w:r>
      <w:r w:rsidR="00AE707C">
        <w:rPr>
          <w:lang w:val="en-GB"/>
        </w:rPr>
        <w:t>),(3</w:t>
      </w:r>
      <w:r w:rsidR="0081378A" w:rsidRPr="00AE2158">
        <w:rPr>
          <w:lang w:val="en-GB"/>
        </w:rPr>
        <w:t>-4</w:t>
      </w:r>
      <w:r w:rsidR="00AE707C">
        <w:rPr>
          <w:lang w:val="en-GB"/>
        </w:rPr>
        <w:t>),(4</w:t>
      </w:r>
      <w:r w:rsidR="0081378A" w:rsidRPr="00AE2158">
        <w:rPr>
          <w:lang w:val="en-GB"/>
        </w:rPr>
        <w:t>-5</w:t>
      </w:r>
      <w:r w:rsidR="00AE707C">
        <w:rPr>
          <w:lang w:val="en-GB"/>
        </w:rPr>
        <w:t>),(5</w:t>
      </w:r>
      <w:r w:rsidR="0081378A" w:rsidRPr="00AE2158">
        <w:rPr>
          <w:lang w:val="en-GB"/>
        </w:rPr>
        <w:t>-7</w:t>
      </w:r>
      <w:r w:rsidR="00AE707C">
        <w:rPr>
          <w:lang w:val="en-GB"/>
        </w:rPr>
        <w:t>),(7</w:t>
      </w:r>
      <w:r w:rsidR="0081378A" w:rsidRPr="00AE2158">
        <w:rPr>
          <w:lang w:val="en-GB"/>
        </w:rPr>
        <w:t>-8</w:t>
      </w:r>
      <w:r w:rsidR="00AE707C">
        <w:rPr>
          <w:lang w:val="en-GB"/>
        </w:rPr>
        <w:t>)</w:t>
      </w:r>
    </w:p>
    <w:p w14:paraId="648E993E" w14:textId="77777777" w:rsidR="0081378A" w:rsidRPr="00AE2158" w:rsidRDefault="0081378A" w:rsidP="0081378A">
      <w:pPr>
        <w:rPr>
          <w:b/>
          <w:bCs/>
          <w:iCs/>
          <w:lang w:val="en-GB"/>
        </w:rPr>
      </w:pPr>
      <w:r w:rsidRPr="00AE2158">
        <w:rPr>
          <w:b/>
          <w:bCs/>
          <w:iCs/>
          <w:lang w:val="en-GB"/>
        </w:rPr>
        <w:t>Alternative flows:</w:t>
      </w:r>
    </w:p>
    <w:p w14:paraId="4D99BE75" w14:textId="7C82579C" w:rsidR="001A5A75" w:rsidRDefault="00AE707C" w:rsidP="001A5A75">
      <w:pPr>
        <w:pStyle w:val="ListParagraph"/>
        <w:numPr>
          <w:ilvl w:val="0"/>
          <w:numId w:val="4"/>
        </w:numPr>
      </w:pPr>
      <w:r>
        <w:t>(</w:t>
      </w:r>
      <w:r w:rsidR="001A5A75">
        <w:t>1-2</w:t>
      </w:r>
      <w:r>
        <w:t>),(2</w:t>
      </w:r>
      <w:r w:rsidR="001A5A75">
        <w:t>-3</w:t>
      </w:r>
      <w:r w:rsidR="00642EC1">
        <w:t>),(3</w:t>
      </w:r>
      <w:r w:rsidR="001A5A75">
        <w:t>-4</w:t>
      </w:r>
      <w:r w:rsidR="00642EC1">
        <w:t>),(4</w:t>
      </w:r>
      <w:r w:rsidR="001A5A75">
        <w:t>-5</w:t>
      </w:r>
      <w:r w:rsidR="00642EC1">
        <w:t>),(5</w:t>
      </w:r>
      <w:r w:rsidR="001A5A75">
        <w:t>-6</w:t>
      </w:r>
      <w:r w:rsidR="00642EC1">
        <w:t>),(6</w:t>
      </w:r>
      <w:r w:rsidR="001A5A75">
        <w:t>-5</w:t>
      </w:r>
      <w:r w:rsidR="00642EC1">
        <w:t>),(5</w:t>
      </w:r>
      <w:r w:rsidR="001A5A75">
        <w:t>-7</w:t>
      </w:r>
      <w:r w:rsidR="00642EC1">
        <w:t>),(7</w:t>
      </w:r>
      <w:r w:rsidR="001A5A75">
        <w:t>-8</w:t>
      </w:r>
      <w:r w:rsidR="00642EC1">
        <w:t>)</w:t>
      </w:r>
    </w:p>
    <w:p w14:paraId="1E2C6DAA" w14:textId="1DDF4939" w:rsidR="001A5A75" w:rsidRDefault="00AE707C" w:rsidP="001A5A75">
      <w:pPr>
        <w:pStyle w:val="ListParagraph"/>
        <w:numPr>
          <w:ilvl w:val="0"/>
          <w:numId w:val="4"/>
        </w:numPr>
      </w:pPr>
      <w:r>
        <w:t>(</w:t>
      </w:r>
      <w:r w:rsidR="001A5A75">
        <w:t>1-2</w:t>
      </w:r>
      <w:r w:rsidR="00642EC1">
        <w:t>),(2-3),(3-4),(4-5),(5</w:t>
      </w:r>
      <w:r w:rsidR="001A5A75">
        <w:t>-7</w:t>
      </w:r>
      <w:r w:rsidR="00642EC1">
        <w:t>),(7</w:t>
      </w:r>
      <w:r w:rsidR="001A5A75">
        <w:t>-3</w:t>
      </w:r>
      <w:r w:rsidR="00642EC1">
        <w:t>),(3</w:t>
      </w:r>
      <w:r w:rsidR="001A5A75">
        <w:t>-4</w:t>
      </w:r>
      <w:r w:rsidR="00642EC1">
        <w:t>),(4</w:t>
      </w:r>
      <w:r w:rsidR="001A5A75">
        <w:t>-5</w:t>
      </w:r>
      <w:r w:rsidR="00642EC1">
        <w:t>),(5</w:t>
      </w:r>
      <w:r w:rsidR="001A5A75">
        <w:t>-7</w:t>
      </w:r>
      <w:r w:rsidR="00642EC1">
        <w:t>),(7</w:t>
      </w:r>
      <w:r w:rsidR="001A5A75">
        <w:t>-8</w:t>
      </w:r>
      <w:r w:rsidR="00642EC1">
        <w:t>)</w:t>
      </w:r>
    </w:p>
    <w:p w14:paraId="2977E076" w14:textId="5CC2B953" w:rsidR="001A5A75" w:rsidRPr="007B7D88" w:rsidRDefault="00AE707C" w:rsidP="001A5A75">
      <w:pPr>
        <w:pStyle w:val="ListParagraph"/>
        <w:numPr>
          <w:ilvl w:val="0"/>
          <w:numId w:val="4"/>
        </w:numPr>
        <w:rPr>
          <w:highlight w:val="yellow"/>
        </w:rPr>
      </w:pPr>
      <w:r>
        <w:rPr>
          <w:highlight w:val="yellow"/>
        </w:rPr>
        <w:t>(</w:t>
      </w:r>
      <w:r w:rsidR="001A5A75" w:rsidRPr="007B7D88">
        <w:rPr>
          <w:highlight w:val="yellow"/>
        </w:rPr>
        <w:t>1-2</w:t>
      </w:r>
      <w:r>
        <w:rPr>
          <w:highlight w:val="yellow"/>
        </w:rPr>
        <w:t>)</w:t>
      </w:r>
      <w:r w:rsidR="00642EC1">
        <w:rPr>
          <w:highlight w:val="yellow"/>
        </w:rPr>
        <w:t>,(2</w:t>
      </w:r>
      <w:r w:rsidR="001A5A75" w:rsidRPr="007B7D88">
        <w:rPr>
          <w:highlight w:val="yellow"/>
        </w:rPr>
        <w:t>-3</w:t>
      </w:r>
      <w:r w:rsidR="00642EC1">
        <w:rPr>
          <w:highlight w:val="yellow"/>
        </w:rPr>
        <w:t>),(3</w:t>
      </w:r>
      <w:r w:rsidR="001A5A75" w:rsidRPr="007B7D88">
        <w:rPr>
          <w:highlight w:val="yellow"/>
        </w:rPr>
        <w:t>-4</w:t>
      </w:r>
      <w:r w:rsidR="00642EC1">
        <w:rPr>
          <w:highlight w:val="yellow"/>
        </w:rPr>
        <w:t>),(4</w:t>
      </w:r>
      <w:r w:rsidR="001A5A75" w:rsidRPr="007B7D88">
        <w:rPr>
          <w:highlight w:val="yellow"/>
        </w:rPr>
        <w:t>-5</w:t>
      </w:r>
      <w:r w:rsidR="00642EC1">
        <w:rPr>
          <w:highlight w:val="yellow"/>
        </w:rPr>
        <w:t>),(5</w:t>
      </w:r>
      <w:r w:rsidR="001A5A75" w:rsidRPr="007B7D88">
        <w:rPr>
          <w:highlight w:val="yellow"/>
        </w:rPr>
        <w:t>-6</w:t>
      </w:r>
      <w:r w:rsidR="00642EC1">
        <w:rPr>
          <w:highlight w:val="yellow"/>
        </w:rPr>
        <w:t>),(6</w:t>
      </w:r>
      <w:r w:rsidR="001A5A75" w:rsidRPr="007B7D88">
        <w:rPr>
          <w:highlight w:val="yellow"/>
        </w:rPr>
        <w:t>-5</w:t>
      </w:r>
      <w:r w:rsidR="00642EC1">
        <w:rPr>
          <w:highlight w:val="yellow"/>
        </w:rPr>
        <w:t>),(5</w:t>
      </w:r>
      <w:r w:rsidR="001A5A75" w:rsidRPr="007B7D88">
        <w:rPr>
          <w:highlight w:val="yellow"/>
        </w:rPr>
        <w:t>-7</w:t>
      </w:r>
      <w:r w:rsidR="00642EC1">
        <w:rPr>
          <w:highlight w:val="yellow"/>
        </w:rPr>
        <w:t>),(7</w:t>
      </w:r>
      <w:r w:rsidR="001A5A75" w:rsidRPr="007B7D88">
        <w:rPr>
          <w:highlight w:val="yellow"/>
        </w:rPr>
        <w:t>-3</w:t>
      </w:r>
      <w:r w:rsidR="00642EC1">
        <w:rPr>
          <w:highlight w:val="yellow"/>
        </w:rPr>
        <w:t>),(3</w:t>
      </w:r>
      <w:r w:rsidR="001A5A75" w:rsidRPr="007B7D88">
        <w:rPr>
          <w:highlight w:val="yellow"/>
        </w:rPr>
        <w:t>-4</w:t>
      </w:r>
      <w:r w:rsidR="00642EC1">
        <w:rPr>
          <w:highlight w:val="yellow"/>
        </w:rPr>
        <w:t>),(4</w:t>
      </w:r>
      <w:r w:rsidR="001A5A75" w:rsidRPr="007B7D88">
        <w:rPr>
          <w:highlight w:val="yellow"/>
        </w:rPr>
        <w:t>-5</w:t>
      </w:r>
      <w:r w:rsidR="00642EC1">
        <w:rPr>
          <w:highlight w:val="yellow"/>
        </w:rPr>
        <w:t>),(5</w:t>
      </w:r>
      <w:r w:rsidR="001A5A75" w:rsidRPr="007B7D88">
        <w:rPr>
          <w:highlight w:val="yellow"/>
        </w:rPr>
        <w:t>-7</w:t>
      </w:r>
      <w:r w:rsidR="00642EC1">
        <w:rPr>
          <w:highlight w:val="yellow"/>
        </w:rPr>
        <w:t>),(7</w:t>
      </w:r>
      <w:r w:rsidR="001A5A75" w:rsidRPr="007B7D88">
        <w:rPr>
          <w:highlight w:val="yellow"/>
        </w:rPr>
        <w:t>-8</w:t>
      </w:r>
      <w:r w:rsidR="00AB6751">
        <w:rPr>
          <w:highlight w:val="yellow"/>
        </w:rPr>
        <w:t>)</w:t>
      </w:r>
    </w:p>
    <w:p w14:paraId="76EAD034" w14:textId="303ADC04" w:rsidR="001A5A75" w:rsidRPr="007B7D88" w:rsidRDefault="00AB6751" w:rsidP="001A5A75">
      <w:pPr>
        <w:pStyle w:val="ListParagraph"/>
        <w:numPr>
          <w:ilvl w:val="0"/>
          <w:numId w:val="4"/>
        </w:numPr>
      </w:pPr>
      <w:r w:rsidRPr="00AB6751">
        <w:t>(1-2),(2-3),(3-4),(4-5),(5-6),(6-5),(5-7),(7-3),(3-4),(4</w:t>
      </w:r>
      <w:r w:rsidR="001A5A75" w:rsidRPr="007B7D88">
        <w:t>-5</w:t>
      </w:r>
      <w:r>
        <w:t>),(5</w:t>
      </w:r>
      <w:r w:rsidR="001A5A75" w:rsidRPr="007B7D88">
        <w:t>-6</w:t>
      </w:r>
      <w:r>
        <w:t>),(6</w:t>
      </w:r>
      <w:r w:rsidR="001A5A75" w:rsidRPr="007B7D88">
        <w:t>-5</w:t>
      </w:r>
      <w:r>
        <w:t>),(5</w:t>
      </w:r>
      <w:r w:rsidR="001A5A75" w:rsidRPr="007B7D88">
        <w:t>-7</w:t>
      </w:r>
      <w:r>
        <w:t>),(7</w:t>
      </w:r>
      <w:r w:rsidR="001A5A75" w:rsidRPr="007B7D88">
        <w:t>-8</w:t>
      </w:r>
      <w:r>
        <w:t>)</w:t>
      </w:r>
    </w:p>
    <w:p w14:paraId="294243B8" w14:textId="32654F7E" w:rsidR="001A5A75" w:rsidRPr="001A5A75" w:rsidRDefault="00AB6751" w:rsidP="0081378A">
      <w:pPr>
        <w:pStyle w:val="ListParagraph"/>
        <w:numPr>
          <w:ilvl w:val="0"/>
          <w:numId w:val="4"/>
        </w:numPr>
      </w:pPr>
      <w:r w:rsidRPr="00AB6751">
        <w:t>(1-2),(2-3),(3-4),(4-5),(5-6),(6-5),(5-7),(7-3),(3-4),(4</w:t>
      </w:r>
      <w:r w:rsidRPr="007B7D88">
        <w:t>-5</w:t>
      </w:r>
      <w:r>
        <w:t>),(5</w:t>
      </w:r>
      <w:r w:rsidRPr="007B7D88">
        <w:t>-6</w:t>
      </w:r>
      <w:r>
        <w:t>),(6</w:t>
      </w:r>
      <w:r w:rsidR="001A5A75">
        <w:t>-5</w:t>
      </w:r>
      <w:r>
        <w:t>),(5</w:t>
      </w:r>
      <w:r w:rsidRPr="007B7D88">
        <w:t>-6</w:t>
      </w:r>
      <w:r>
        <w:t>),(6-5),(5</w:t>
      </w:r>
      <w:r w:rsidR="001A5A75">
        <w:t>-7</w:t>
      </w:r>
      <w:r>
        <w:t>),(7</w:t>
      </w:r>
      <w:r w:rsidR="001A5A75">
        <w:t>-8</w:t>
      </w:r>
      <w:r>
        <w:t>)</w:t>
      </w:r>
    </w:p>
    <w:p w14:paraId="6E2CA1D0" w14:textId="72364887" w:rsidR="0081378A" w:rsidRPr="00C62AEA" w:rsidRDefault="00AE707C" w:rsidP="001A5A75">
      <w:pPr>
        <w:pStyle w:val="ListParagraph"/>
        <w:numPr>
          <w:ilvl w:val="0"/>
          <w:numId w:val="4"/>
        </w:numPr>
        <w:rPr>
          <w:highlight w:val="yellow"/>
        </w:rPr>
      </w:pPr>
      <w:r>
        <w:rPr>
          <w:highlight w:val="yellow"/>
        </w:rPr>
        <w:t>(</w:t>
      </w:r>
      <w:r w:rsidR="0081378A" w:rsidRPr="00C62AEA">
        <w:rPr>
          <w:highlight w:val="yellow"/>
        </w:rPr>
        <w:t>1-9</w:t>
      </w:r>
      <w:r>
        <w:rPr>
          <w:highlight w:val="yellow"/>
        </w:rPr>
        <w:t>),(9</w:t>
      </w:r>
      <w:r w:rsidR="0081378A" w:rsidRPr="00C62AEA">
        <w:rPr>
          <w:highlight w:val="yellow"/>
        </w:rPr>
        <w:t>-10</w:t>
      </w:r>
      <w:r>
        <w:rPr>
          <w:highlight w:val="yellow"/>
        </w:rPr>
        <w:t>)</w:t>
      </w:r>
    </w:p>
    <w:p w14:paraId="41489CB4" w14:textId="1E57A735" w:rsidR="0081378A" w:rsidRDefault="00AE707C" w:rsidP="001A5A75">
      <w:pPr>
        <w:pStyle w:val="ListParagraph"/>
        <w:numPr>
          <w:ilvl w:val="0"/>
          <w:numId w:val="4"/>
        </w:numPr>
      </w:pPr>
      <w:r>
        <w:t>(</w:t>
      </w:r>
      <w:r w:rsidR="0081378A">
        <w:t>1-9</w:t>
      </w:r>
      <w:r>
        <w:t>),(9</w:t>
      </w:r>
      <w:r w:rsidR="0081378A">
        <w:t>-11</w:t>
      </w:r>
      <w:r>
        <w:t>),(11</w:t>
      </w:r>
      <w:r w:rsidR="0081378A">
        <w:t>-4</w:t>
      </w:r>
      <w:r>
        <w:t>),(4</w:t>
      </w:r>
      <w:r w:rsidR="0081378A">
        <w:t>-5</w:t>
      </w:r>
      <w:r>
        <w:t>),(5</w:t>
      </w:r>
      <w:r w:rsidR="0081378A">
        <w:t>-7</w:t>
      </w:r>
      <w:r>
        <w:t>),(7</w:t>
      </w:r>
      <w:r w:rsidR="0081378A">
        <w:t>-8</w:t>
      </w:r>
      <w:r>
        <w:t>)</w:t>
      </w:r>
    </w:p>
    <w:p w14:paraId="19B06DD9" w14:textId="324D5B5C" w:rsidR="0081378A" w:rsidRDefault="00AE707C" w:rsidP="001A5A75">
      <w:pPr>
        <w:pStyle w:val="ListParagraph"/>
        <w:numPr>
          <w:ilvl w:val="0"/>
          <w:numId w:val="4"/>
        </w:numPr>
      </w:pPr>
      <w:r>
        <w:t>(</w:t>
      </w:r>
      <w:r w:rsidR="0081378A">
        <w:t>1-9</w:t>
      </w:r>
      <w:r>
        <w:t>),(9</w:t>
      </w:r>
      <w:r w:rsidR="0081378A">
        <w:t>-11</w:t>
      </w:r>
      <w:r>
        <w:t>),(11</w:t>
      </w:r>
      <w:r w:rsidR="0081378A">
        <w:t>-4</w:t>
      </w:r>
      <w:r>
        <w:t>),(4</w:t>
      </w:r>
      <w:r w:rsidR="0081378A">
        <w:t>-5</w:t>
      </w:r>
      <w:r>
        <w:t>),(5</w:t>
      </w:r>
      <w:r w:rsidR="0081378A">
        <w:t>-6</w:t>
      </w:r>
      <w:r>
        <w:t>),(6</w:t>
      </w:r>
      <w:r w:rsidR="0081378A">
        <w:t>-5</w:t>
      </w:r>
      <w:r>
        <w:t>),(5</w:t>
      </w:r>
      <w:r w:rsidR="0081378A">
        <w:t>-7</w:t>
      </w:r>
      <w:r>
        <w:t>),(7</w:t>
      </w:r>
      <w:r w:rsidR="0081378A">
        <w:t>-3</w:t>
      </w:r>
      <w:r>
        <w:t>),(3</w:t>
      </w:r>
      <w:r w:rsidR="0081378A">
        <w:t>-4</w:t>
      </w:r>
      <w:r>
        <w:t>),(4</w:t>
      </w:r>
      <w:r w:rsidR="0081378A">
        <w:t>-5</w:t>
      </w:r>
      <w:r>
        <w:t>),(5</w:t>
      </w:r>
      <w:r w:rsidR="0081378A">
        <w:t>-7</w:t>
      </w:r>
      <w:r>
        <w:t>),(7</w:t>
      </w:r>
      <w:r w:rsidR="0081378A">
        <w:t>-8</w:t>
      </w:r>
      <w:r>
        <w:t>)</w:t>
      </w:r>
    </w:p>
    <w:p w14:paraId="2072EA1C" w14:textId="3E2D9027" w:rsidR="0081378A" w:rsidRPr="00642EC1" w:rsidRDefault="00642EC1" w:rsidP="001A5A75">
      <w:pPr>
        <w:pStyle w:val="ListParagraph"/>
        <w:numPr>
          <w:ilvl w:val="0"/>
          <w:numId w:val="4"/>
        </w:numPr>
        <w:rPr>
          <w:highlight w:val="yellow"/>
        </w:rPr>
      </w:pPr>
      <w:r w:rsidRPr="00642EC1">
        <w:rPr>
          <w:highlight w:val="yellow"/>
        </w:rPr>
        <w:t>(1-9),(9-11),(11-4),(4-5),(5-6),(6-5),(5-7),(7-3),(3-4),(4-5)</w:t>
      </w:r>
      <w:r>
        <w:rPr>
          <w:highlight w:val="yellow"/>
        </w:rPr>
        <w:t>,(5</w:t>
      </w:r>
      <w:r w:rsidR="0081378A" w:rsidRPr="00642EC1">
        <w:rPr>
          <w:highlight w:val="yellow"/>
        </w:rPr>
        <w:t>-6</w:t>
      </w:r>
      <w:r>
        <w:rPr>
          <w:highlight w:val="yellow"/>
        </w:rPr>
        <w:t>),(6</w:t>
      </w:r>
      <w:r w:rsidR="0081378A" w:rsidRPr="00642EC1">
        <w:rPr>
          <w:highlight w:val="yellow"/>
        </w:rPr>
        <w:t>-5</w:t>
      </w:r>
      <w:r>
        <w:rPr>
          <w:highlight w:val="yellow"/>
        </w:rPr>
        <w:t>),(5</w:t>
      </w:r>
      <w:r w:rsidR="0081378A" w:rsidRPr="00642EC1">
        <w:rPr>
          <w:highlight w:val="yellow"/>
        </w:rPr>
        <w:t>-6</w:t>
      </w:r>
      <w:r>
        <w:rPr>
          <w:highlight w:val="yellow"/>
        </w:rPr>
        <w:t>),(6</w:t>
      </w:r>
      <w:r w:rsidR="0081378A" w:rsidRPr="00642EC1">
        <w:rPr>
          <w:highlight w:val="yellow"/>
        </w:rPr>
        <w:t>-5</w:t>
      </w:r>
      <w:r>
        <w:rPr>
          <w:highlight w:val="yellow"/>
        </w:rPr>
        <w:t>),(5</w:t>
      </w:r>
      <w:r w:rsidR="0081378A" w:rsidRPr="00642EC1">
        <w:rPr>
          <w:highlight w:val="yellow"/>
        </w:rPr>
        <w:t>-7</w:t>
      </w:r>
      <w:r>
        <w:rPr>
          <w:highlight w:val="yellow"/>
        </w:rPr>
        <w:t>),(7</w:t>
      </w:r>
      <w:r w:rsidR="0081378A" w:rsidRPr="00642EC1">
        <w:rPr>
          <w:highlight w:val="yellow"/>
        </w:rPr>
        <w:t>-8</w:t>
      </w:r>
      <w:r>
        <w:rPr>
          <w:highlight w:val="yellow"/>
        </w:rPr>
        <w:t>)</w:t>
      </w:r>
    </w:p>
    <w:tbl>
      <w:tblPr>
        <w:tblStyle w:val="PlainTable1"/>
        <w:tblW w:w="0" w:type="auto"/>
        <w:tblLayout w:type="fixed"/>
        <w:tblLook w:val="04A0" w:firstRow="1" w:lastRow="0" w:firstColumn="1" w:lastColumn="0" w:noHBand="0" w:noVBand="1"/>
      </w:tblPr>
      <w:tblGrid>
        <w:gridCol w:w="846"/>
        <w:gridCol w:w="567"/>
        <w:gridCol w:w="567"/>
        <w:gridCol w:w="542"/>
        <w:gridCol w:w="617"/>
        <w:gridCol w:w="617"/>
        <w:gridCol w:w="617"/>
        <w:gridCol w:w="617"/>
        <w:gridCol w:w="617"/>
        <w:gridCol w:w="617"/>
        <w:gridCol w:w="617"/>
        <w:gridCol w:w="725"/>
        <w:gridCol w:w="725"/>
        <w:gridCol w:w="725"/>
      </w:tblGrid>
      <w:tr w:rsidR="0081378A" w14:paraId="78E0E6C5" w14:textId="77777777" w:rsidTr="00642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8C0A90" w14:textId="77777777" w:rsidR="0081378A" w:rsidRDefault="0081378A" w:rsidP="00E93F8C"/>
        </w:tc>
        <w:tc>
          <w:tcPr>
            <w:tcW w:w="567" w:type="dxa"/>
          </w:tcPr>
          <w:p w14:paraId="5E7E20B6" w14:textId="334FEAE8" w:rsidR="0081378A" w:rsidRDefault="00642EC1" w:rsidP="00E93F8C">
            <w:pPr>
              <w:cnfStyle w:val="100000000000" w:firstRow="1" w:lastRow="0" w:firstColumn="0" w:lastColumn="0" w:oddVBand="0" w:evenVBand="0" w:oddHBand="0" w:evenHBand="0" w:firstRowFirstColumn="0" w:firstRowLastColumn="0" w:lastRowFirstColumn="0" w:lastRowLastColumn="0"/>
            </w:pPr>
            <w:r>
              <w:t>1-2</w:t>
            </w:r>
          </w:p>
        </w:tc>
        <w:tc>
          <w:tcPr>
            <w:tcW w:w="567" w:type="dxa"/>
          </w:tcPr>
          <w:p w14:paraId="27B9BD43" w14:textId="6C91D416" w:rsidR="0081378A" w:rsidRDefault="00642EC1" w:rsidP="00E93F8C">
            <w:pPr>
              <w:cnfStyle w:val="100000000000" w:firstRow="1" w:lastRow="0" w:firstColumn="0" w:lastColumn="0" w:oddVBand="0" w:evenVBand="0" w:oddHBand="0" w:evenHBand="0" w:firstRowFirstColumn="0" w:firstRowLastColumn="0" w:lastRowFirstColumn="0" w:lastRowLastColumn="0"/>
            </w:pPr>
            <w:r>
              <w:t>2-3</w:t>
            </w:r>
          </w:p>
        </w:tc>
        <w:tc>
          <w:tcPr>
            <w:tcW w:w="542" w:type="dxa"/>
          </w:tcPr>
          <w:p w14:paraId="1B9E7056" w14:textId="6D2378BD" w:rsidR="0081378A" w:rsidRDefault="00642EC1" w:rsidP="00E93F8C">
            <w:pPr>
              <w:cnfStyle w:val="100000000000" w:firstRow="1" w:lastRow="0" w:firstColumn="0" w:lastColumn="0" w:oddVBand="0" w:evenVBand="0" w:oddHBand="0" w:evenHBand="0" w:firstRowFirstColumn="0" w:firstRowLastColumn="0" w:lastRowFirstColumn="0" w:lastRowLastColumn="0"/>
            </w:pPr>
            <w:r>
              <w:t>3-4</w:t>
            </w:r>
          </w:p>
        </w:tc>
        <w:tc>
          <w:tcPr>
            <w:tcW w:w="617" w:type="dxa"/>
          </w:tcPr>
          <w:p w14:paraId="2848412D" w14:textId="53EC6E9D" w:rsidR="0081378A" w:rsidRDefault="00642EC1" w:rsidP="00642EC1">
            <w:pPr>
              <w:cnfStyle w:val="100000000000" w:firstRow="1" w:lastRow="0" w:firstColumn="0" w:lastColumn="0" w:oddVBand="0" w:evenVBand="0" w:oddHBand="0" w:evenHBand="0" w:firstRowFirstColumn="0" w:firstRowLastColumn="0" w:lastRowFirstColumn="0" w:lastRowLastColumn="0"/>
            </w:pPr>
            <w:r>
              <w:t>4-5</w:t>
            </w:r>
          </w:p>
        </w:tc>
        <w:tc>
          <w:tcPr>
            <w:tcW w:w="617" w:type="dxa"/>
          </w:tcPr>
          <w:p w14:paraId="76F91C15" w14:textId="641E59C9" w:rsidR="0081378A" w:rsidRDefault="00642EC1" w:rsidP="00E93F8C">
            <w:pPr>
              <w:cnfStyle w:val="100000000000" w:firstRow="1" w:lastRow="0" w:firstColumn="0" w:lastColumn="0" w:oddVBand="0" w:evenVBand="0" w:oddHBand="0" w:evenHBand="0" w:firstRowFirstColumn="0" w:firstRowLastColumn="0" w:lastRowFirstColumn="0" w:lastRowLastColumn="0"/>
            </w:pPr>
            <w:r>
              <w:t>5-6</w:t>
            </w:r>
          </w:p>
        </w:tc>
        <w:tc>
          <w:tcPr>
            <w:tcW w:w="617" w:type="dxa"/>
          </w:tcPr>
          <w:p w14:paraId="4DB74F6F" w14:textId="48AC39DB" w:rsidR="0081378A" w:rsidRDefault="00642EC1" w:rsidP="00E93F8C">
            <w:pPr>
              <w:cnfStyle w:val="100000000000" w:firstRow="1" w:lastRow="0" w:firstColumn="0" w:lastColumn="0" w:oddVBand="0" w:evenVBand="0" w:oddHBand="0" w:evenHBand="0" w:firstRowFirstColumn="0" w:firstRowLastColumn="0" w:lastRowFirstColumn="0" w:lastRowLastColumn="0"/>
            </w:pPr>
            <w:r>
              <w:t>6-5</w:t>
            </w:r>
          </w:p>
        </w:tc>
        <w:tc>
          <w:tcPr>
            <w:tcW w:w="617" w:type="dxa"/>
          </w:tcPr>
          <w:p w14:paraId="0C6F2E44" w14:textId="7F4330A3" w:rsidR="0081378A" w:rsidRDefault="00642EC1" w:rsidP="00E93F8C">
            <w:pPr>
              <w:cnfStyle w:val="100000000000" w:firstRow="1" w:lastRow="0" w:firstColumn="0" w:lastColumn="0" w:oddVBand="0" w:evenVBand="0" w:oddHBand="0" w:evenHBand="0" w:firstRowFirstColumn="0" w:firstRowLastColumn="0" w:lastRowFirstColumn="0" w:lastRowLastColumn="0"/>
            </w:pPr>
            <w:r>
              <w:t>5-7</w:t>
            </w:r>
          </w:p>
        </w:tc>
        <w:tc>
          <w:tcPr>
            <w:tcW w:w="617" w:type="dxa"/>
          </w:tcPr>
          <w:p w14:paraId="204EB17C" w14:textId="64A48A9F" w:rsidR="0081378A" w:rsidRDefault="00642EC1" w:rsidP="00642EC1">
            <w:pPr>
              <w:cnfStyle w:val="100000000000" w:firstRow="1" w:lastRow="0" w:firstColumn="0" w:lastColumn="0" w:oddVBand="0" w:evenVBand="0" w:oddHBand="0" w:evenHBand="0" w:firstRowFirstColumn="0" w:firstRowLastColumn="0" w:lastRowFirstColumn="0" w:lastRowLastColumn="0"/>
            </w:pPr>
            <w:r>
              <w:t>7-3</w:t>
            </w:r>
          </w:p>
        </w:tc>
        <w:tc>
          <w:tcPr>
            <w:tcW w:w="617" w:type="dxa"/>
          </w:tcPr>
          <w:p w14:paraId="05FBA02B" w14:textId="61E02E75" w:rsidR="0081378A" w:rsidRDefault="00642EC1" w:rsidP="00E93F8C">
            <w:pPr>
              <w:cnfStyle w:val="100000000000" w:firstRow="1" w:lastRow="0" w:firstColumn="0" w:lastColumn="0" w:oddVBand="0" w:evenVBand="0" w:oddHBand="0" w:evenHBand="0" w:firstRowFirstColumn="0" w:firstRowLastColumn="0" w:lastRowFirstColumn="0" w:lastRowLastColumn="0"/>
            </w:pPr>
            <w:r>
              <w:t>7-8</w:t>
            </w:r>
          </w:p>
        </w:tc>
        <w:tc>
          <w:tcPr>
            <w:tcW w:w="617" w:type="dxa"/>
          </w:tcPr>
          <w:p w14:paraId="213C34FD" w14:textId="247BBBB6" w:rsidR="0081378A" w:rsidRDefault="00642EC1" w:rsidP="00E93F8C">
            <w:pPr>
              <w:cnfStyle w:val="100000000000" w:firstRow="1" w:lastRow="0" w:firstColumn="0" w:lastColumn="0" w:oddVBand="0" w:evenVBand="0" w:oddHBand="0" w:evenHBand="0" w:firstRowFirstColumn="0" w:firstRowLastColumn="0" w:lastRowFirstColumn="0" w:lastRowLastColumn="0"/>
            </w:pPr>
            <w:r>
              <w:t>1-9</w:t>
            </w:r>
          </w:p>
        </w:tc>
        <w:tc>
          <w:tcPr>
            <w:tcW w:w="725" w:type="dxa"/>
          </w:tcPr>
          <w:p w14:paraId="1DC99D90" w14:textId="6EEA31D0" w:rsidR="0081378A" w:rsidRDefault="00642EC1" w:rsidP="00E93F8C">
            <w:pPr>
              <w:cnfStyle w:val="100000000000" w:firstRow="1" w:lastRow="0" w:firstColumn="0" w:lastColumn="0" w:oddVBand="0" w:evenVBand="0" w:oddHBand="0" w:evenHBand="0" w:firstRowFirstColumn="0" w:firstRowLastColumn="0" w:lastRowFirstColumn="0" w:lastRowLastColumn="0"/>
            </w:pPr>
            <w:r>
              <w:t>9-10</w:t>
            </w:r>
          </w:p>
        </w:tc>
        <w:tc>
          <w:tcPr>
            <w:tcW w:w="725" w:type="dxa"/>
          </w:tcPr>
          <w:p w14:paraId="5AAE5402" w14:textId="4AF874FA" w:rsidR="0081378A" w:rsidRDefault="00642EC1" w:rsidP="00E93F8C">
            <w:pPr>
              <w:cnfStyle w:val="100000000000" w:firstRow="1" w:lastRow="0" w:firstColumn="0" w:lastColumn="0" w:oddVBand="0" w:evenVBand="0" w:oddHBand="0" w:evenHBand="0" w:firstRowFirstColumn="0" w:firstRowLastColumn="0" w:lastRowFirstColumn="0" w:lastRowLastColumn="0"/>
            </w:pPr>
            <w:r>
              <w:t>9-11</w:t>
            </w:r>
          </w:p>
        </w:tc>
        <w:tc>
          <w:tcPr>
            <w:tcW w:w="725" w:type="dxa"/>
          </w:tcPr>
          <w:p w14:paraId="6CD9C17E" w14:textId="29C0E141" w:rsidR="0081378A" w:rsidRDefault="00642EC1" w:rsidP="00E93F8C">
            <w:pPr>
              <w:cnfStyle w:val="100000000000" w:firstRow="1" w:lastRow="0" w:firstColumn="0" w:lastColumn="0" w:oddVBand="0" w:evenVBand="0" w:oddHBand="0" w:evenHBand="0" w:firstRowFirstColumn="0" w:firstRowLastColumn="0" w:lastRowFirstColumn="0" w:lastRowLastColumn="0"/>
            </w:pPr>
            <w:r>
              <w:t>11-4</w:t>
            </w:r>
          </w:p>
        </w:tc>
      </w:tr>
      <w:tr w:rsidR="0081378A" w14:paraId="28500AAF"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021843" w14:textId="0E42F736" w:rsidR="0081378A" w:rsidRDefault="00642EC1" w:rsidP="00E93F8C">
            <w:r>
              <w:t>Main</w:t>
            </w:r>
          </w:p>
        </w:tc>
        <w:tc>
          <w:tcPr>
            <w:tcW w:w="567" w:type="dxa"/>
          </w:tcPr>
          <w:p w14:paraId="5669B68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67" w:type="dxa"/>
          </w:tcPr>
          <w:p w14:paraId="308D34D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42" w:type="dxa"/>
          </w:tcPr>
          <w:p w14:paraId="3431BC81"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73197FDF"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344B7424"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4DB352BB"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7379BEF9"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20A05E01"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43431678" w14:textId="6039BE9A" w:rsidR="0081378A" w:rsidRDefault="00642EC1"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7FC1C5B8"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47CB12AA"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497D01C"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F179F88"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14:paraId="74800836"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21B6B318" w14:textId="382CEFEB" w:rsidR="0081378A" w:rsidRDefault="00C17082" w:rsidP="00E93F8C">
            <w:r>
              <w:t>1</w:t>
            </w:r>
          </w:p>
        </w:tc>
        <w:tc>
          <w:tcPr>
            <w:tcW w:w="567" w:type="dxa"/>
          </w:tcPr>
          <w:p w14:paraId="79015930"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67" w:type="dxa"/>
          </w:tcPr>
          <w:p w14:paraId="43C76C7D"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42" w:type="dxa"/>
          </w:tcPr>
          <w:p w14:paraId="5499E089"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2E47BB8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10F279D3"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41383B3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2544833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506AFE2B"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33A59702" w14:textId="5939A419" w:rsidR="0081378A" w:rsidRDefault="00642EC1"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29EE3F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549C7C6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125E71FD"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4C47AB36"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14:paraId="1D7F61BA"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C7F866" w14:textId="36E59C20" w:rsidR="0081378A" w:rsidRPr="007B7D88" w:rsidRDefault="00C17082" w:rsidP="00E93F8C">
            <w:pPr>
              <w:rPr>
                <w:highlight w:val="yellow"/>
              </w:rPr>
            </w:pPr>
            <w:r>
              <w:rPr>
                <w:highlight w:val="yellow"/>
              </w:rPr>
              <w:t>2</w:t>
            </w:r>
          </w:p>
        </w:tc>
        <w:tc>
          <w:tcPr>
            <w:tcW w:w="567" w:type="dxa"/>
          </w:tcPr>
          <w:p w14:paraId="089159C5"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567" w:type="dxa"/>
          </w:tcPr>
          <w:p w14:paraId="4B2D7FA8"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542" w:type="dxa"/>
          </w:tcPr>
          <w:p w14:paraId="2B87268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7ADCC78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02DE72E3"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2AEA2BD5"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74A05B27"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46D5D0AB"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13B3005F"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55220497"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15170B05"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300E8374"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37D5BB4E"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14:paraId="1E5E932C"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3AD4CD80" w14:textId="1198B27C" w:rsidR="0081378A" w:rsidRDefault="00C17082" w:rsidP="00E93F8C">
            <w:r>
              <w:t>3</w:t>
            </w:r>
          </w:p>
        </w:tc>
        <w:tc>
          <w:tcPr>
            <w:tcW w:w="567" w:type="dxa"/>
          </w:tcPr>
          <w:p w14:paraId="10DC726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67" w:type="dxa"/>
          </w:tcPr>
          <w:p w14:paraId="741EB203"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42" w:type="dxa"/>
          </w:tcPr>
          <w:p w14:paraId="58A004F0"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0DEA621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3C23D09"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DAC67F2"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5A1C9B7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1685C58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24F7B1F3"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4D726BF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39A43DB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6CE079A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7AA81C9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14:paraId="16E63DFF"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40B443" w14:textId="735F3D27" w:rsidR="0081378A" w:rsidRPr="007B7D88" w:rsidRDefault="00C17082" w:rsidP="00E93F8C">
            <w:r>
              <w:t>4</w:t>
            </w:r>
          </w:p>
        </w:tc>
        <w:tc>
          <w:tcPr>
            <w:tcW w:w="567" w:type="dxa"/>
          </w:tcPr>
          <w:p w14:paraId="2650277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567" w:type="dxa"/>
          </w:tcPr>
          <w:p w14:paraId="6C05B6E5"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542" w:type="dxa"/>
          </w:tcPr>
          <w:p w14:paraId="32466CC6"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2C7ABE4"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11A1A0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71645979"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31C9713E"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180A1BC9"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6D8B3B4"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272D762"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1ABDA00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77B0BC5A"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236AF0C"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14:paraId="3BBC227C"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19E522ED" w14:textId="23A8A44C" w:rsidR="0081378A" w:rsidRDefault="00C17082" w:rsidP="00E93F8C">
            <w:r>
              <w:t>5</w:t>
            </w:r>
          </w:p>
        </w:tc>
        <w:tc>
          <w:tcPr>
            <w:tcW w:w="567" w:type="dxa"/>
          </w:tcPr>
          <w:p w14:paraId="067995E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67" w:type="dxa"/>
          </w:tcPr>
          <w:p w14:paraId="01793E9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42" w:type="dxa"/>
          </w:tcPr>
          <w:p w14:paraId="23625DF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0FBB173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1777239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509E12D1"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5B44B6C6"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624C02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AECFD3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0BB582F"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5E32F33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63AA683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1B6CE5E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14:paraId="02B8137D"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83D3E7" w14:textId="6332D71A" w:rsidR="0081378A" w:rsidRPr="00C62AEA" w:rsidRDefault="00C17082" w:rsidP="00E93F8C">
            <w:pPr>
              <w:rPr>
                <w:highlight w:val="yellow"/>
              </w:rPr>
            </w:pPr>
            <w:r>
              <w:rPr>
                <w:highlight w:val="yellow"/>
              </w:rPr>
              <w:t>6</w:t>
            </w:r>
          </w:p>
        </w:tc>
        <w:tc>
          <w:tcPr>
            <w:tcW w:w="567" w:type="dxa"/>
          </w:tcPr>
          <w:p w14:paraId="4B650B20"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67" w:type="dxa"/>
          </w:tcPr>
          <w:p w14:paraId="7E68AC07"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42" w:type="dxa"/>
          </w:tcPr>
          <w:p w14:paraId="109C8DD8"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60FA5056"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7DE8EE45"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6C09D702"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508A5100"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65524EC8"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21A52A12"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584BBF17"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25" w:type="dxa"/>
          </w:tcPr>
          <w:p w14:paraId="6CEECB4A"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25" w:type="dxa"/>
          </w:tcPr>
          <w:p w14:paraId="1FF9D257"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25" w:type="dxa"/>
          </w:tcPr>
          <w:p w14:paraId="4E072234"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14:paraId="5AC1A2BA"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6AD059C8" w14:textId="434C3BC0" w:rsidR="0081378A" w:rsidRDefault="00C17082" w:rsidP="00E93F8C">
            <w:r>
              <w:t>7</w:t>
            </w:r>
          </w:p>
        </w:tc>
        <w:tc>
          <w:tcPr>
            <w:tcW w:w="567" w:type="dxa"/>
          </w:tcPr>
          <w:p w14:paraId="5611306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67" w:type="dxa"/>
          </w:tcPr>
          <w:p w14:paraId="6C7B2C7F"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42" w:type="dxa"/>
          </w:tcPr>
          <w:p w14:paraId="4C66E3BF"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223BE789"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6F2E41B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5C9D011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0E3FE54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444C0D1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34A00B72"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AE3DC31"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25" w:type="dxa"/>
          </w:tcPr>
          <w:p w14:paraId="12834475"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50E5EB55"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25" w:type="dxa"/>
          </w:tcPr>
          <w:p w14:paraId="1F8209E0"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14:paraId="143C3046"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8C96EE" w14:textId="4876BD59" w:rsidR="0081378A" w:rsidRDefault="00C17082" w:rsidP="00E93F8C">
            <w:r>
              <w:t>8</w:t>
            </w:r>
          </w:p>
        </w:tc>
        <w:tc>
          <w:tcPr>
            <w:tcW w:w="567" w:type="dxa"/>
          </w:tcPr>
          <w:p w14:paraId="19870EBE"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67" w:type="dxa"/>
          </w:tcPr>
          <w:p w14:paraId="6D4D402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42" w:type="dxa"/>
          </w:tcPr>
          <w:p w14:paraId="47A3DE2E"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748F70D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3DE8B1AF"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22F56EC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3CA87B5A"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2690ED1C"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20E5149B"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0F54321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25" w:type="dxa"/>
          </w:tcPr>
          <w:p w14:paraId="2C123D2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2C1B041"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25" w:type="dxa"/>
          </w:tcPr>
          <w:p w14:paraId="6B937D5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14:paraId="4E197E38"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6414B3C9" w14:textId="6A1B0BE7" w:rsidR="0081378A" w:rsidRPr="00C62AEA" w:rsidRDefault="00C17082" w:rsidP="00E93F8C">
            <w:pPr>
              <w:rPr>
                <w:highlight w:val="yellow"/>
              </w:rPr>
            </w:pPr>
            <w:r>
              <w:rPr>
                <w:highlight w:val="yellow"/>
              </w:rPr>
              <w:t>9</w:t>
            </w:r>
          </w:p>
        </w:tc>
        <w:tc>
          <w:tcPr>
            <w:tcW w:w="567" w:type="dxa"/>
          </w:tcPr>
          <w:p w14:paraId="0942155E"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567" w:type="dxa"/>
          </w:tcPr>
          <w:p w14:paraId="473A677A"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542" w:type="dxa"/>
          </w:tcPr>
          <w:p w14:paraId="26A0933B"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7" w:type="dxa"/>
          </w:tcPr>
          <w:p w14:paraId="793D0516"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34F92836"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558865F9"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6CBCF0CC"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276EBF2B"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5EA88E3D"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0365AE27"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25" w:type="dxa"/>
          </w:tcPr>
          <w:p w14:paraId="6ED6C889"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25" w:type="dxa"/>
          </w:tcPr>
          <w:p w14:paraId="40D81CB7"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25" w:type="dxa"/>
          </w:tcPr>
          <w:p w14:paraId="3DD27684"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14:paraId="430C0322" w14:textId="77777777" w:rsidR="0081378A" w:rsidRDefault="0081378A" w:rsidP="0081378A"/>
    <w:p w14:paraId="3EE1128F" w14:textId="77777777" w:rsidR="004B20F4" w:rsidRDefault="004B20F4" w:rsidP="0081378A"/>
    <w:p w14:paraId="5B91BE4E" w14:textId="77777777" w:rsidR="004B20F4" w:rsidRDefault="004B20F4" w:rsidP="0081378A"/>
    <w:p w14:paraId="40858551" w14:textId="77777777" w:rsidR="007B7D88" w:rsidRDefault="007B7D88" w:rsidP="0081378A">
      <w:pPr>
        <w:rPr>
          <w:i/>
        </w:rPr>
      </w:pPr>
      <w:r w:rsidRPr="007B7D88">
        <w:lastRenderedPageBreak/>
        <w:t xml:space="preserve">Scenario </w:t>
      </w:r>
      <w:r>
        <w:rPr>
          <w:b/>
        </w:rPr>
        <w:t>3</w:t>
      </w:r>
      <w:r w:rsidRPr="007B7D88">
        <w:t xml:space="preserve">.- </w:t>
      </w:r>
      <w:r w:rsidRPr="007B7D88">
        <w:rPr>
          <w:i/>
        </w:rPr>
        <w:t>Basic Flow meerdere verkoopregels</w:t>
      </w:r>
    </w:p>
    <w:p w14:paraId="013EA5AF" w14:textId="5D58518F" w:rsidR="0081378A" w:rsidRPr="00C17082" w:rsidRDefault="007B7D88" w:rsidP="0081378A">
      <w:pPr>
        <w:rPr>
          <w:i/>
        </w:rPr>
      </w:pPr>
      <w:r w:rsidRPr="007B7D88">
        <w:rPr>
          <w:i/>
        </w:rPr>
        <w:t xml:space="preserve"> </w:t>
      </w:r>
      <w:r w:rsidR="0081378A" w:rsidRPr="00822BB3">
        <w:t xml:space="preserve">In deze </w:t>
      </w:r>
      <w:r w:rsidR="00C84BDA">
        <w:t>scenario gaan we testen de basic</w:t>
      </w:r>
      <w:r w:rsidR="0081378A" w:rsidRPr="00822BB3">
        <w:t xml:space="preserve"> flow. Hoe het normaal gesproken gaat. We testen de loop van verkoop regels en de loop van verkopen 1x. En daarna verstuurt het systeem de resultaten</w:t>
      </w:r>
    </w:p>
    <w:p w14:paraId="5B66DAE7" w14:textId="77777777" w:rsidR="0081378A" w:rsidRPr="00822BB3" w:rsidRDefault="0081378A" w:rsidP="0081378A">
      <w:r w:rsidRPr="00822BB3">
        <w:t>Invoerwaarde: Druk op knop:” Overzicht van de verkopen van vandaag per verkoper. “</w:t>
      </w:r>
    </w:p>
    <w:p w14:paraId="13E8AFD5" w14:textId="77777777" w:rsidR="0081378A" w:rsidRPr="00822BB3" w:rsidRDefault="0081378A" w:rsidP="0081378A">
      <w:r w:rsidRPr="00822BB3">
        <w:t>Uitvoerwaarde: De verkopen per verkoper zijn gesommeerd en opgestuurd naar de centrale administratie</w:t>
      </w:r>
      <w:r w:rsidR="00077ADA" w:rsidRPr="00822BB3">
        <w:t>.</w:t>
      </w:r>
    </w:p>
    <w:p w14:paraId="50CF6C96" w14:textId="1D9ADF3A" w:rsidR="007B7D88" w:rsidRPr="00284177" w:rsidRDefault="007B7D88" w:rsidP="007B7D88">
      <w:pPr>
        <w:rPr>
          <w:i/>
        </w:rPr>
      </w:pPr>
      <w:r w:rsidRPr="00284177">
        <w:t xml:space="preserve">Scenario </w:t>
      </w:r>
      <w:r>
        <w:rPr>
          <w:b/>
        </w:rPr>
        <w:t>7</w:t>
      </w:r>
      <w:r w:rsidRPr="00284177">
        <w:t xml:space="preserve">.- </w:t>
      </w:r>
      <w:r>
        <w:rPr>
          <w:i/>
        </w:rPr>
        <w:t>Gebruiker annuleert</w:t>
      </w:r>
      <w:r w:rsidR="00C17082">
        <w:rPr>
          <w:i/>
        </w:rPr>
        <w:t xml:space="preserve"> dagkas</w:t>
      </w:r>
    </w:p>
    <w:p w14:paraId="60AE2A23" w14:textId="1944D46A" w:rsidR="0081378A" w:rsidRPr="00822BB3" w:rsidRDefault="0081378A" w:rsidP="0081378A">
      <w:r w:rsidRPr="00822BB3">
        <w:t>In deze scenario gaan we testen als de gebruiker kiest voor annuleren. We testen dus het voorlopige opmaken dagkas en daa</w:t>
      </w:r>
      <w:r w:rsidR="00C17082">
        <w:t>rna annuleren we deze functie.</w:t>
      </w:r>
    </w:p>
    <w:p w14:paraId="14935D8E" w14:textId="77777777" w:rsidR="0081378A" w:rsidRPr="00822BB3" w:rsidRDefault="0081378A" w:rsidP="0081378A">
      <w:r w:rsidRPr="00822BB3">
        <w:t>Invoerwaarde: kiezen voor voorlopige dagkas maken, daarna de Annuleren knop.</w:t>
      </w:r>
    </w:p>
    <w:p w14:paraId="7478C615" w14:textId="77777777" w:rsidR="0081378A" w:rsidRPr="00822BB3" w:rsidRDefault="0081378A" w:rsidP="0081378A">
      <w:r w:rsidRPr="00822BB3">
        <w:t>Uitvoerwa</w:t>
      </w:r>
      <w:r w:rsidR="00077ADA" w:rsidRPr="00822BB3">
        <w:t>arde: de dagkas is geannuleerd.</w:t>
      </w:r>
    </w:p>
    <w:p w14:paraId="269FD941" w14:textId="77777777" w:rsidR="00C84BDA" w:rsidRPr="00284177" w:rsidRDefault="00C84BDA" w:rsidP="00C84BDA">
      <w:pPr>
        <w:rPr>
          <w:i/>
        </w:rPr>
      </w:pPr>
      <w:r w:rsidRPr="00284177">
        <w:t xml:space="preserve">Scenario </w:t>
      </w:r>
      <w:r>
        <w:rPr>
          <w:b/>
        </w:rPr>
        <w:t>10</w:t>
      </w:r>
      <w:r w:rsidRPr="00284177">
        <w:t xml:space="preserve">.- </w:t>
      </w:r>
      <w:r>
        <w:rPr>
          <w:i/>
        </w:rPr>
        <w:t>Voorlopig dagkas</w:t>
      </w:r>
      <w:r w:rsidRPr="00284177">
        <w:rPr>
          <w:i/>
        </w:rPr>
        <w:t>.</w:t>
      </w:r>
    </w:p>
    <w:p w14:paraId="585407FE" w14:textId="06F4FF74" w:rsidR="0081378A" w:rsidRPr="00822BB3" w:rsidRDefault="00C84BDA" w:rsidP="0081378A">
      <w:r>
        <w:t>In d</w:t>
      </w:r>
      <w:r w:rsidR="0081378A" w:rsidRPr="00822BB3">
        <w:t xml:space="preserve"> scenario gaan we testen als de gebruiker kiest voor een voorlopige dagkas en daarna verkopen gaat registreren. Dit moet alleen gebeuren als het rapport verstuurt is.</w:t>
      </w:r>
    </w:p>
    <w:p w14:paraId="2AC37890" w14:textId="77777777" w:rsidR="0081378A" w:rsidRPr="00822BB3" w:rsidRDefault="0081378A" w:rsidP="0081378A">
      <w:r w:rsidRPr="00822BB3">
        <w:t>Invoerwaarde: kies voor voorlopige dagkas maken. Kies voor versturen rapport.</w:t>
      </w:r>
    </w:p>
    <w:p w14:paraId="27F4E543" w14:textId="77777777" w:rsidR="0081378A" w:rsidRDefault="0081378A" w:rsidP="0081378A">
      <w:r w:rsidRPr="00822BB3">
        <w:t>Uitvoerwaarde: De rapportage is verstuurt en de verkopen per verkoper zijn gesommeerd en opgestuurd naar de centrale administratie.</w:t>
      </w:r>
    </w:p>
    <w:p w14:paraId="790BF09C" w14:textId="77777777" w:rsidR="0081378A" w:rsidRDefault="0081378A" w:rsidP="00550666"/>
    <w:p w14:paraId="5A1A967E" w14:textId="77777777" w:rsidR="00E93F8C" w:rsidRDefault="00E93F8C" w:rsidP="00550666"/>
    <w:p w14:paraId="490C497F" w14:textId="77777777" w:rsidR="00E93F8C" w:rsidRDefault="00E93F8C" w:rsidP="00550666"/>
    <w:p w14:paraId="776C7249" w14:textId="77777777" w:rsidR="00E93F8C" w:rsidRDefault="00E93F8C" w:rsidP="00550666"/>
    <w:p w14:paraId="166962F8" w14:textId="77777777" w:rsidR="00E93F8C" w:rsidRDefault="00E93F8C" w:rsidP="00550666"/>
    <w:p w14:paraId="64066EBA" w14:textId="77777777" w:rsidR="00E93F8C" w:rsidRDefault="00E93F8C" w:rsidP="00550666"/>
    <w:p w14:paraId="65D2BCF8" w14:textId="77777777" w:rsidR="00E93F8C" w:rsidRDefault="00E93F8C" w:rsidP="00550666"/>
    <w:p w14:paraId="60A86968" w14:textId="77777777" w:rsidR="00E93F8C" w:rsidRDefault="00E93F8C" w:rsidP="00550666"/>
    <w:p w14:paraId="2E5BB8C7" w14:textId="77777777" w:rsidR="00E93F8C" w:rsidRDefault="00E93F8C" w:rsidP="00550666"/>
    <w:p w14:paraId="203DD2B0" w14:textId="77777777" w:rsidR="007B7D88" w:rsidRDefault="007B7D88" w:rsidP="00550666"/>
    <w:p w14:paraId="7EC86773" w14:textId="77777777" w:rsidR="007B7D88" w:rsidRDefault="007B7D88" w:rsidP="00550666"/>
    <w:p w14:paraId="6935ABD9" w14:textId="77777777" w:rsidR="007B7D88" w:rsidRDefault="007B7D88" w:rsidP="00550666"/>
    <w:p w14:paraId="4B0E9473" w14:textId="77777777" w:rsidR="007B7D88" w:rsidRDefault="007B7D88" w:rsidP="00550666"/>
    <w:p w14:paraId="0961D9D8" w14:textId="77777777" w:rsidR="007B7D88" w:rsidRPr="00847F40" w:rsidRDefault="007B7D88" w:rsidP="00550666"/>
    <w:p w14:paraId="0FCC766C" w14:textId="77777777" w:rsidR="00E93F8C" w:rsidRPr="00847F40" w:rsidRDefault="00E93F8C" w:rsidP="00E93F8C">
      <w:pPr>
        <w:pStyle w:val="Heading1"/>
      </w:pPr>
      <w:bookmarkStart w:id="163" w:name="_Toc435817361"/>
      <w:r w:rsidRPr="00847F40">
        <w:lastRenderedPageBreak/>
        <w:t>Testcases</w:t>
      </w:r>
      <w:bookmarkEnd w:id="163"/>
    </w:p>
    <w:p w14:paraId="31E7D5B1" w14:textId="77777777" w:rsidR="00E93F8C" w:rsidRPr="00847F40" w:rsidRDefault="00E93F8C" w:rsidP="00E93F8C">
      <w:r w:rsidRPr="00847F40">
        <w:t>Hier onder staan per use case, de uitgezochte testcases. In deze testcases staan beschreven wat we gaan tes</w:t>
      </w:r>
      <w:r w:rsidR="00F47A16" w:rsidRPr="00847F40">
        <w:t>ten, hoe we het gaan testen en wat we in gaan vullen. Bij stap zie je welke stap uit het AD we wat gaan invullen, bij variabele zie je wat we gaan invullen en bij de TC zie je hoe we dat gaan doen.</w:t>
      </w:r>
    </w:p>
    <w:p w14:paraId="25FDB394" w14:textId="77777777" w:rsidR="008C7B9E" w:rsidRPr="00847F40" w:rsidRDefault="00E93F8C" w:rsidP="008C7B9E">
      <w:pPr>
        <w:pStyle w:val="Heading2"/>
      </w:pPr>
      <w:bookmarkStart w:id="164" w:name="_Toc435817362"/>
      <w:r w:rsidRPr="00847F40">
        <w:t xml:space="preserve">Testcase </w:t>
      </w:r>
      <w:r w:rsidR="005D1A5C" w:rsidRPr="00847F40">
        <w:t>‘R</w:t>
      </w:r>
      <w:r w:rsidR="008C7B9E" w:rsidRPr="00847F40">
        <w:t xml:space="preserve">egistreren </w:t>
      </w:r>
      <w:r w:rsidR="005D1A5C" w:rsidRPr="00847F40">
        <w:t>V</w:t>
      </w:r>
      <w:r w:rsidR="008C7B9E" w:rsidRPr="00847F40">
        <w:t>erkoop</w:t>
      </w:r>
      <w:r w:rsidR="005D1A5C" w:rsidRPr="00847F40">
        <w:t>’</w:t>
      </w:r>
      <w:bookmarkEnd w:id="164"/>
    </w:p>
    <w:p w14:paraId="4C317E17" w14:textId="53960DA4" w:rsidR="00427CB2" w:rsidRPr="00847F40" w:rsidRDefault="00427CB2" w:rsidP="00427CB2">
      <w:r w:rsidRPr="00847F40">
        <w:t>Hieronder zijn de testcases beschreven die betrekking hebben tot de Use Case van ‘Registreren Verkoop’.</w:t>
      </w:r>
    </w:p>
    <w:p w14:paraId="0CE6B13C" w14:textId="77777777" w:rsidR="00847F40" w:rsidRPr="00847F40" w:rsidRDefault="00847F40" w:rsidP="00847F40">
      <w:pPr>
        <w:rPr>
          <w:i/>
        </w:rPr>
      </w:pPr>
      <w:bookmarkStart w:id="165" w:name="_Toc433028003"/>
      <w:r w:rsidRPr="00847F40">
        <w:t xml:space="preserve">Scenario </w:t>
      </w:r>
      <w:r w:rsidRPr="00847F40">
        <w:rPr>
          <w:b/>
        </w:rPr>
        <w:t>3</w:t>
      </w:r>
      <w:r w:rsidRPr="00847F40">
        <w:t xml:space="preserve">.- </w:t>
      </w:r>
      <w:r w:rsidRPr="00847F40">
        <w:rPr>
          <w:i/>
        </w:rPr>
        <w:t>Meerdere artikelen niet herkend.</w:t>
      </w:r>
    </w:p>
    <w:p w14:paraId="0929EF97" w14:textId="77777777" w:rsidR="00847F40" w:rsidRPr="00C17082" w:rsidRDefault="00847F40" w:rsidP="00847F40">
      <w:pPr>
        <w:rPr>
          <w:lang w:val="en-GB"/>
        </w:rPr>
      </w:pPr>
      <w:r w:rsidRPr="00C17082">
        <w:rPr>
          <w:lang w:val="en-GB"/>
        </w:rPr>
        <w:t xml:space="preserve">Test Case </w:t>
      </w:r>
      <w:r w:rsidRPr="00E36B85">
        <w:rPr>
          <w:b/>
          <w:lang w:val="en-GB"/>
        </w:rPr>
        <w:t>1:</w:t>
      </w:r>
      <w:r w:rsidRPr="00C17082">
        <w:rPr>
          <w:lang w:val="en-GB"/>
        </w:rPr>
        <w:t xml:space="preserve"> Regular -&gt; Regular</w:t>
      </w:r>
    </w:p>
    <w:p w14:paraId="28D92E73" w14:textId="77777777" w:rsidR="00847F40" w:rsidRPr="00C17082" w:rsidRDefault="00847F40" w:rsidP="00847F40">
      <w:pPr>
        <w:rPr>
          <w:lang w:val="en-GB"/>
        </w:rPr>
      </w:pPr>
      <w:r w:rsidRPr="00C17082">
        <w:rPr>
          <w:lang w:val="en-GB"/>
        </w:rPr>
        <w:t>Werkt want alles is correct ingevoerd.</w:t>
      </w:r>
    </w:p>
    <w:p w14:paraId="2ED7CD44" w14:textId="77777777" w:rsidR="00847F40" w:rsidRPr="00C17082" w:rsidRDefault="00847F40" w:rsidP="00847F40">
      <w:pPr>
        <w:rPr>
          <w:lang w:val="en-GB"/>
        </w:rPr>
      </w:pPr>
      <w:r w:rsidRPr="00C17082">
        <w:rPr>
          <w:lang w:val="en-GB"/>
        </w:rPr>
        <w:t xml:space="preserve">Test Case </w:t>
      </w:r>
      <w:r w:rsidRPr="00E36B85">
        <w:rPr>
          <w:b/>
          <w:lang w:val="en-GB"/>
        </w:rPr>
        <w:t xml:space="preserve">2: </w:t>
      </w:r>
      <w:r w:rsidRPr="00C17082">
        <w:rPr>
          <w:lang w:val="en-GB"/>
        </w:rPr>
        <w:t>Illegal -&gt; Regular</w:t>
      </w:r>
    </w:p>
    <w:p w14:paraId="27EA7B3A" w14:textId="77777777" w:rsidR="00847F40" w:rsidRPr="00847F40" w:rsidRDefault="00847F40" w:rsidP="00847F40">
      <w:r w:rsidRPr="00847F40">
        <w:t>Werkt niet want er mogen geen letters als ID worden ingevoerd.</w:t>
      </w:r>
    </w:p>
    <w:p w14:paraId="69862B85" w14:textId="77777777" w:rsidR="00847F40" w:rsidRPr="00847F40" w:rsidRDefault="00847F40" w:rsidP="00847F40">
      <w:r w:rsidRPr="00847F40">
        <w:t xml:space="preserve">Test Case </w:t>
      </w:r>
      <w:r w:rsidRPr="00E36B85">
        <w:rPr>
          <w:b/>
        </w:rPr>
        <w:t>3:</w:t>
      </w:r>
      <w:r w:rsidRPr="00847F40">
        <w:t xml:space="preserve"> Regular -&gt; Negative</w:t>
      </w:r>
    </w:p>
    <w:p w14:paraId="5B408A25" w14:textId="77777777" w:rsidR="00847F40" w:rsidRPr="00847F40" w:rsidRDefault="00847F40" w:rsidP="00847F40">
      <w:r w:rsidRPr="00847F40">
        <w:t>Werkt niet want het aantal artikelen mag niet negatief zijn.</w:t>
      </w:r>
    </w:p>
    <w:tbl>
      <w:tblPr>
        <w:tblStyle w:val="PlainTable1"/>
        <w:tblpPr w:leftFromText="141" w:rightFromText="141" w:vertAnchor="text" w:horzAnchor="margin" w:tblpY="114"/>
        <w:tblW w:w="0" w:type="auto"/>
        <w:tblLook w:val="04A0" w:firstRow="1" w:lastRow="0" w:firstColumn="1" w:lastColumn="0" w:noHBand="0" w:noVBand="1"/>
      </w:tblPr>
      <w:tblGrid>
        <w:gridCol w:w="1502"/>
        <w:gridCol w:w="1502"/>
        <w:gridCol w:w="1503"/>
        <w:gridCol w:w="1503"/>
        <w:gridCol w:w="1503"/>
      </w:tblGrid>
      <w:tr w:rsidR="00847F40" w:rsidRPr="00847F40" w14:paraId="55D68D2C"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6009ECF" w14:textId="77777777" w:rsidR="00847F40" w:rsidRPr="00847F40" w:rsidRDefault="00847F40" w:rsidP="00E36B85">
            <w:r w:rsidRPr="00847F40">
              <w:t>Stap</w:t>
            </w:r>
          </w:p>
        </w:tc>
        <w:tc>
          <w:tcPr>
            <w:tcW w:w="1502" w:type="dxa"/>
          </w:tcPr>
          <w:p w14:paraId="70D93E38"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Variabele</w:t>
            </w:r>
          </w:p>
        </w:tc>
        <w:tc>
          <w:tcPr>
            <w:tcW w:w="1503" w:type="dxa"/>
          </w:tcPr>
          <w:p w14:paraId="5934CE12"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TC1</w:t>
            </w:r>
          </w:p>
        </w:tc>
        <w:tc>
          <w:tcPr>
            <w:tcW w:w="1503" w:type="dxa"/>
          </w:tcPr>
          <w:p w14:paraId="59D27FC0"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TC2</w:t>
            </w:r>
          </w:p>
        </w:tc>
        <w:tc>
          <w:tcPr>
            <w:tcW w:w="1503" w:type="dxa"/>
          </w:tcPr>
          <w:p w14:paraId="7B7BC236"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TC3</w:t>
            </w:r>
          </w:p>
        </w:tc>
      </w:tr>
      <w:tr w:rsidR="00847F40" w:rsidRPr="00847F40" w14:paraId="77BB9F15"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2F2BF0E" w14:textId="77777777" w:rsidR="00847F40" w:rsidRPr="00847F40" w:rsidRDefault="00847F40" w:rsidP="00E36B85">
            <w:r w:rsidRPr="00847F40">
              <w:t>Verwacht resultaat</w:t>
            </w:r>
          </w:p>
        </w:tc>
        <w:tc>
          <w:tcPr>
            <w:tcW w:w="1502" w:type="dxa"/>
          </w:tcPr>
          <w:p w14:paraId="55984F68"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p>
        </w:tc>
        <w:tc>
          <w:tcPr>
            <w:tcW w:w="1503" w:type="dxa"/>
          </w:tcPr>
          <w:p w14:paraId="4F2B2205"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Succes</w:t>
            </w:r>
          </w:p>
        </w:tc>
        <w:tc>
          <w:tcPr>
            <w:tcW w:w="1503" w:type="dxa"/>
          </w:tcPr>
          <w:p w14:paraId="44C50078"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Faalt</w:t>
            </w:r>
          </w:p>
        </w:tc>
        <w:tc>
          <w:tcPr>
            <w:tcW w:w="1503" w:type="dxa"/>
          </w:tcPr>
          <w:p w14:paraId="54AFCF96"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Faalt</w:t>
            </w:r>
          </w:p>
        </w:tc>
      </w:tr>
      <w:tr w:rsidR="00847F40" w:rsidRPr="00847F40" w14:paraId="2726D1F9"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73D2D08D" w14:textId="2D55E1F7" w:rsidR="00847F40" w:rsidRPr="00847F40" w:rsidRDefault="00847F40" w:rsidP="00E36B85">
            <w:r w:rsidRPr="00847F40">
              <w:t>2</w:t>
            </w:r>
            <w:ins w:id="166" w:author="Egdom, Ronald van" w:date="2015-11-20T21:11:00Z">
              <w:r w:rsidR="007A7BD2">
                <w:t>.</w:t>
              </w:r>
            </w:ins>
          </w:p>
        </w:tc>
        <w:tc>
          <w:tcPr>
            <w:tcW w:w="1502" w:type="dxa"/>
          </w:tcPr>
          <w:p w14:paraId="7997AF06"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Artikel ID</w:t>
            </w:r>
          </w:p>
        </w:tc>
        <w:tc>
          <w:tcPr>
            <w:tcW w:w="1503" w:type="dxa"/>
          </w:tcPr>
          <w:p w14:paraId="4B22787C"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1337</w:t>
            </w:r>
          </w:p>
        </w:tc>
        <w:tc>
          <w:tcPr>
            <w:tcW w:w="1503" w:type="dxa"/>
          </w:tcPr>
          <w:p w14:paraId="0474F7E7"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 xml:space="preserve">Z </w:t>
            </w:r>
          </w:p>
        </w:tc>
        <w:tc>
          <w:tcPr>
            <w:tcW w:w="1503" w:type="dxa"/>
          </w:tcPr>
          <w:p w14:paraId="16571E01"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369</w:t>
            </w:r>
          </w:p>
        </w:tc>
      </w:tr>
      <w:tr w:rsidR="00847F40" w:rsidRPr="00847F40" w14:paraId="52CB199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7520D7C" w14:textId="67150B0D" w:rsidR="00847F40" w:rsidRPr="00847F40" w:rsidRDefault="00847F40" w:rsidP="00E36B85">
            <w:r w:rsidRPr="00847F40">
              <w:t>3</w:t>
            </w:r>
            <w:ins w:id="167" w:author="Egdom, Ronald van" w:date="2015-11-20T21:11:00Z">
              <w:r w:rsidR="007A7BD2">
                <w:t>.</w:t>
              </w:r>
            </w:ins>
          </w:p>
        </w:tc>
        <w:tc>
          <w:tcPr>
            <w:tcW w:w="1502" w:type="dxa"/>
          </w:tcPr>
          <w:p w14:paraId="41DC0139"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Aantal Artikelen</w:t>
            </w:r>
          </w:p>
        </w:tc>
        <w:tc>
          <w:tcPr>
            <w:tcW w:w="1503" w:type="dxa"/>
          </w:tcPr>
          <w:p w14:paraId="3027C3DF"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3</w:t>
            </w:r>
          </w:p>
        </w:tc>
        <w:tc>
          <w:tcPr>
            <w:tcW w:w="1503" w:type="dxa"/>
          </w:tcPr>
          <w:p w14:paraId="00920587"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4</w:t>
            </w:r>
          </w:p>
        </w:tc>
        <w:tc>
          <w:tcPr>
            <w:tcW w:w="1503" w:type="dxa"/>
          </w:tcPr>
          <w:p w14:paraId="7CEAB267"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r>
    </w:tbl>
    <w:p w14:paraId="54A2C60C" w14:textId="77777777" w:rsidR="00847F40" w:rsidRPr="00847F40" w:rsidRDefault="00847F40" w:rsidP="00847F40"/>
    <w:p w14:paraId="039499AC" w14:textId="77777777" w:rsidR="00847F40" w:rsidRPr="00847F40" w:rsidRDefault="00847F40" w:rsidP="00847F40"/>
    <w:p w14:paraId="76D810C1" w14:textId="77777777" w:rsidR="00847F40" w:rsidRPr="00847F40" w:rsidRDefault="00847F40" w:rsidP="00847F40"/>
    <w:p w14:paraId="5A07C1EF" w14:textId="77777777" w:rsidR="00847F40" w:rsidRPr="00847F40" w:rsidRDefault="00847F40" w:rsidP="00847F40"/>
    <w:p w14:paraId="1DFAE08F" w14:textId="77777777" w:rsidR="00037E73" w:rsidRDefault="00037E73" w:rsidP="00847F40">
      <w:pPr>
        <w:rPr>
          <w:ins w:id="168" w:author="Egdom, Ronald van" w:date="2015-11-20T21:17:00Z"/>
        </w:rPr>
      </w:pPr>
    </w:p>
    <w:p w14:paraId="76A7D78C" w14:textId="77777777" w:rsidR="00847F40" w:rsidRPr="00847F40" w:rsidRDefault="00847F40" w:rsidP="00847F40">
      <w:pPr>
        <w:rPr>
          <w:i/>
        </w:rPr>
      </w:pPr>
      <w:r w:rsidRPr="00847F40">
        <w:t xml:space="preserve">Scenario </w:t>
      </w:r>
      <w:r w:rsidRPr="00847F40">
        <w:rPr>
          <w:b/>
        </w:rPr>
        <w:t>5</w:t>
      </w:r>
      <w:r w:rsidRPr="00847F40">
        <w:t xml:space="preserve">.- </w:t>
      </w:r>
      <w:r w:rsidRPr="00847F40">
        <w:rPr>
          <w:i/>
        </w:rPr>
        <w:t>Meerdere artikelen afbreek aankoop.</w:t>
      </w:r>
    </w:p>
    <w:p w14:paraId="2004FB04" w14:textId="77777777" w:rsidR="00847F40" w:rsidRPr="00847F40" w:rsidRDefault="00847F40" w:rsidP="00847F40">
      <w:r w:rsidRPr="00847F40">
        <w:t xml:space="preserve">Test Case </w:t>
      </w:r>
      <w:r w:rsidRPr="00E36B85">
        <w:rPr>
          <w:b/>
        </w:rPr>
        <w:t>1:</w:t>
      </w:r>
      <w:r w:rsidRPr="00847F40">
        <w:t xml:space="preserve"> Minimum -&gt; Minimum -&gt; Regular</w:t>
      </w:r>
    </w:p>
    <w:p w14:paraId="7A1E8451" w14:textId="77777777" w:rsidR="00847F40" w:rsidRPr="00847F40" w:rsidRDefault="00847F40" w:rsidP="00847F40">
      <w:r w:rsidRPr="00847F40">
        <w:t>Werkt want alles voldoet aan het minimum en is voor de rest correct ingevoerd en de pincode is correct.</w:t>
      </w:r>
    </w:p>
    <w:p w14:paraId="7FC71CA5" w14:textId="77777777" w:rsidR="00847F40" w:rsidRPr="00C17082" w:rsidRDefault="00847F40" w:rsidP="00847F40">
      <w:pPr>
        <w:rPr>
          <w:lang w:val="en-GB"/>
        </w:rPr>
      </w:pPr>
      <w:r w:rsidRPr="00C17082">
        <w:rPr>
          <w:lang w:val="en-GB"/>
        </w:rPr>
        <w:t xml:space="preserve">Test Case </w:t>
      </w:r>
      <w:r w:rsidRPr="00E36B85">
        <w:rPr>
          <w:b/>
          <w:lang w:val="en-GB"/>
        </w:rPr>
        <w:t>2:</w:t>
      </w:r>
      <w:r w:rsidRPr="00C17082">
        <w:rPr>
          <w:lang w:val="en-GB"/>
        </w:rPr>
        <w:t xml:space="preserve"> Regular -&gt; Regular -&gt; Very Large</w:t>
      </w:r>
    </w:p>
    <w:p w14:paraId="14A2E4A6" w14:textId="77777777" w:rsidR="00847F40" w:rsidRPr="00847F40" w:rsidRDefault="00847F40" w:rsidP="00847F40">
      <w:r w:rsidRPr="00847F40">
        <w:t>Werkt niet want de pincode is een veel te groot getal.</w:t>
      </w:r>
    </w:p>
    <w:p w14:paraId="482A6DC6" w14:textId="43F6490F" w:rsidR="00847F40" w:rsidRPr="00E36B85" w:rsidRDefault="00847F40" w:rsidP="00847F40">
      <w:pPr>
        <w:rPr>
          <w:lang w:val="en-GB"/>
        </w:rPr>
      </w:pPr>
      <w:r w:rsidRPr="00E36B85">
        <w:rPr>
          <w:lang w:val="en-GB"/>
        </w:rPr>
        <w:t xml:space="preserve">Test Case </w:t>
      </w:r>
      <w:r w:rsidR="00E36B85" w:rsidRPr="00E36B85">
        <w:rPr>
          <w:b/>
          <w:lang w:val="en-GB"/>
        </w:rPr>
        <w:t>3</w:t>
      </w:r>
      <w:r w:rsidRPr="00E36B85">
        <w:rPr>
          <w:b/>
          <w:lang w:val="en-GB"/>
        </w:rPr>
        <w:t>:</w:t>
      </w:r>
      <w:r w:rsidRPr="00E36B85">
        <w:rPr>
          <w:lang w:val="en-GB"/>
        </w:rPr>
        <w:t xml:space="preserve"> Regular -&gt; Regular -&gt; Empty</w:t>
      </w:r>
    </w:p>
    <w:p w14:paraId="1EC22AFC" w14:textId="77777777" w:rsidR="00847F40" w:rsidRPr="00847F40" w:rsidRDefault="00847F40" w:rsidP="00847F40">
      <w:r w:rsidRPr="00847F40">
        <w:t>Werkt niet want de pincode is niet ingevoerd.</w:t>
      </w:r>
    </w:p>
    <w:tbl>
      <w:tblPr>
        <w:tblStyle w:val="PlainTable1"/>
        <w:tblpPr w:leftFromText="141" w:rightFromText="141" w:vertAnchor="text" w:horzAnchor="margin" w:tblpY="12"/>
        <w:tblW w:w="0" w:type="auto"/>
        <w:tblLook w:val="04A0" w:firstRow="1" w:lastRow="0" w:firstColumn="1" w:lastColumn="0" w:noHBand="0" w:noVBand="1"/>
      </w:tblPr>
      <w:tblGrid>
        <w:gridCol w:w="1339"/>
        <w:gridCol w:w="1336"/>
        <w:gridCol w:w="1278"/>
        <w:gridCol w:w="3785"/>
        <w:gridCol w:w="1278"/>
      </w:tblGrid>
      <w:tr w:rsidR="00847F40" w:rsidRPr="00847F40" w14:paraId="17942A3F" w14:textId="77777777" w:rsidTr="00847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31AC7892" w14:textId="77777777" w:rsidR="00847F40" w:rsidRPr="00847F40" w:rsidRDefault="00847F40" w:rsidP="00847F40">
            <w:r w:rsidRPr="00847F40">
              <w:t>Stap</w:t>
            </w:r>
          </w:p>
        </w:tc>
        <w:tc>
          <w:tcPr>
            <w:tcW w:w="1336" w:type="dxa"/>
          </w:tcPr>
          <w:p w14:paraId="409A4DC9"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Variabele</w:t>
            </w:r>
          </w:p>
        </w:tc>
        <w:tc>
          <w:tcPr>
            <w:tcW w:w="1278" w:type="dxa"/>
          </w:tcPr>
          <w:p w14:paraId="7AA6DC33"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TC1</w:t>
            </w:r>
          </w:p>
        </w:tc>
        <w:tc>
          <w:tcPr>
            <w:tcW w:w="3785" w:type="dxa"/>
          </w:tcPr>
          <w:p w14:paraId="6E5A9BF7"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TC2</w:t>
            </w:r>
          </w:p>
        </w:tc>
        <w:tc>
          <w:tcPr>
            <w:tcW w:w="1278" w:type="dxa"/>
          </w:tcPr>
          <w:p w14:paraId="251E5449"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TC3</w:t>
            </w:r>
          </w:p>
        </w:tc>
      </w:tr>
      <w:tr w:rsidR="00847F40" w:rsidRPr="00847F40" w14:paraId="1E407891" w14:textId="77777777" w:rsidTr="00847F40">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339" w:type="dxa"/>
          </w:tcPr>
          <w:p w14:paraId="2A256F6E" w14:textId="77777777" w:rsidR="00847F40" w:rsidRPr="00847F40" w:rsidRDefault="00847F40" w:rsidP="00847F40">
            <w:r w:rsidRPr="00847F40">
              <w:t>Verwacht resultaat</w:t>
            </w:r>
          </w:p>
        </w:tc>
        <w:tc>
          <w:tcPr>
            <w:tcW w:w="1336" w:type="dxa"/>
          </w:tcPr>
          <w:p w14:paraId="79309FCE"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p>
        </w:tc>
        <w:tc>
          <w:tcPr>
            <w:tcW w:w="1278" w:type="dxa"/>
          </w:tcPr>
          <w:p w14:paraId="596FA1AA"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Betaling Slaagt</w:t>
            </w:r>
          </w:p>
        </w:tc>
        <w:tc>
          <w:tcPr>
            <w:tcW w:w="3785" w:type="dxa"/>
          </w:tcPr>
          <w:p w14:paraId="2A99CC1A"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Betaling Slaagt niet</w:t>
            </w:r>
          </w:p>
        </w:tc>
        <w:tc>
          <w:tcPr>
            <w:tcW w:w="1278" w:type="dxa"/>
          </w:tcPr>
          <w:p w14:paraId="6937D703"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Betaling Slaagt niet</w:t>
            </w:r>
          </w:p>
        </w:tc>
      </w:tr>
      <w:tr w:rsidR="00847F40" w:rsidRPr="00847F40" w14:paraId="33C2E46E" w14:textId="77777777" w:rsidTr="00847F40">
        <w:tc>
          <w:tcPr>
            <w:cnfStyle w:val="001000000000" w:firstRow="0" w:lastRow="0" w:firstColumn="1" w:lastColumn="0" w:oddVBand="0" w:evenVBand="0" w:oddHBand="0" w:evenHBand="0" w:firstRowFirstColumn="0" w:firstRowLastColumn="0" w:lastRowFirstColumn="0" w:lastRowLastColumn="0"/>
            <w:tcW w:w="1339" w:type="dxa"/>
          </w:tcPr>
          <w:p w14:paraId="2A5E0A6D" w14:textId="23A0B38E" w:rsidR="00847F40" w:rsidRPr="00847F40" w:rsidRDefault="00847F40" w:rsidP="00847F40">
            <w:r w:rsidRPr="00847F40">
              <w:t>2</w:t>
            </w:r>
            <w:ins w:id="169" w:author="Egdom, Ronald van" w:date="2015-11-20T21:11:00Z">
              <w:r w:rsidR="007A7BD2">
                <w:t>.</w:t>
              </w:r>
            </w:ins>
          </w:p>
        </w:tc>
        <w:tc>
          <w:tcPr>
            <w:tcW w:w="1336" w:type="dxa"/>
          </w:tcPr>
          <w:p w14:paraId="74C2B077"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Artikel ID</w:t>
            </w:r>
          </w:p>
        </w:tc>
        <w:tc>
          <w:tcPr>
            <w:tcW w:w="1278" w:type="dxa"/>
          </w:tcPr>
          <w:p w14:paraId="6BF8C043"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1</w:t>
            </w:r>
          </w:p>
        </w:tc>
        <w:tc>
          <w:tcPr>
            <w:tcW w:w="3785" w:type="dxa"/>
          </w:tcPr>
          <w:p w14:paraId="40F4AE12"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445</w:t>
            </w:r>
          </w:p>
        </w:tc>
        <w:tc>
          <w:tcPr>
            <w:tcW w:w="1278" w:type="dxa"/>
          </w:tcPr>
          <w:p w14:paraId="05C6B964"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369</w:t>
            </w:r>
          </w:p>
        </w:tc>
      </w:tr>
      <w:tr w:rsidR="00847F40" w:rsidRPr="00847F40" w14:paraId="21A769A2" w14:textId="77777777" w:rsidTr="00847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56C22527" w14:textId="27EBFEF5" w:rsidR="00847F40" w:rsidRPr="00847F40" w:rsidRDefault="00847F40" w:rsidP="00847F40">
            <w:r w:rsidRPr="00847F40">
              <w:t>3</w:t>
            </w:r>
            <w:ins w:id="170" w:author="Egdom, Ronald van" w:date="2015-11-20T21:11:00Z">
              <w:r w:rsidR="007A7BD2">
                <w:t>.</w:t>
              </w:r>
            </w:ins>
          </w:p>
        </w:tc>
        <w:tc>
          <w:tcPr>
            <w:tcW w:w="1336" w:type="dxa"/>
          </w:tcPr>
          <w:p w14:paraId="71183729"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Aantal Artikelen</w:t>
            </w:r>
          </w:p>
        </w:tc>
        <w:tc>
          <w:tcPr>
            <w:tcW w:w="1278" w:type="dxa"/>
          </w:tcPr>
          <w:p w14:paraId="4909129C"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2</w:t>
            </w:r>
          </w:p>
        </w:tc>
        <w:tc>
          <w:tcPr>
            <w:tcW w:w="3785" w:type="dxa"/>
          </w:tcPr>
          <w:p w14:paraId="7C1BC81B"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3</w:t>
            </w:r>
          </w:p>
        </w:tc>
        <w:tc>
          <w:tcPr>
            <w:tcW w:w="1278" w:type="dxa"/>
          </w:tcPr>
          <w:p w14:paraId="50D8A10E"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4</w:t>
            </w:r>
          </w:p>
        </w:tc>
      </w:tr>
      <w:tr w:rsidR="00847F40" w:rsidRPr="00847F40" w14:paraId="1F6F7991" w14:textId="77777777" w:rsidTr="00847F40">
        <w:tc>
          <w:tcPr>
            <w:cnfStyle w:val="001000000000" w:firstRow="0" w:lastRow="0" w:firstColumn="1" w:lastColumn="0" w:oddVBand="0" w:evenVBand="0" w:oddHBand="0" w:evenHBand="0" w:firstRowFirstColumn="0" w:firstRowLastColumn="0" w:lastRowFirstColumn="0" w:lastRowLastColumn="0"/>
            <w:tcW w:w="1339" w:type="dxa"/>
          </w:tcPr>
          <w:p w14:paraId="2E8C33A2" w14:textId="14A8B9C9" w:rsidR="00847F40" w:rsidRPr="00847F40" w:rsidRDefault="00847F40" w:rsidP="00847F40">
            <w:r w:rsidRPr="00847F40">
              <w:t>6</w:t>
            </w:r>
            <w:ins w:id="171" w:author="Egdom, Ronald van" w:date="2015-11-20T21:11:00Z">
              <w:r w:rsidR="007A7BD2">
                <w:t>.</w:t>
              </w:r>
            </w:ins>
          </w:p>
        </w:tc>
        <w:tc>
          <w:tcPr>
            <w:tcW w:w="1336" w:type="dxa"/>
          </w:tcPr>
          <w:p w14:paraId="53A5A824"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Pincode</w:t>
            </w:r>
          </w:p>
        </w:tc>
        <w:tc>
          <w:tcPr>
            <w:tcW w:w="1278" w:type="dxa"/>
          </w:tcPr>
          <w:p w14:paraId="15304233"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4323</w:t>
            </w:r>
          </w:p>
        </w:tc>
        <w:tc>
          <w:tcPr>
            <w:tcW w:w="3785" w:type="dxa"/>
          </w:tcPr>
          <w:p w14:paraId="77685F30"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43234323432343234323432343234323</w:t>
            </w:r>
          </w:p>
        </w:tc>
        <w:tc>
          <w:tcPr>
            <w:tcW w:w="1278" w:type="dxa"/>
          </w:tcPr>
          <w:p w14:paraId="7A18AB45"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w:t>
            </w:r>
          </w:p>
        </w:tc>
      </w:tr>
    </w:tbl>
    <w:p w14:paraId="19F7C829" w14:textId="77777777" w:rsidR="00847F40" w:rsidRPr="00847F40" w:rsidRDefault="00847F40" w:rsidP="00847F40">
      <w:pPr>
        <w:rPr>
          <w:i/>
        </w:rPr>
      </w:pPr>
    </w:p>
    <w:p w14:paraId="12978120" w14:textId="77777777" w:rsidR="00847F40" w:rsidRPr="00847F40" w:rsidRDefault="00847F40" w:rsidP="00847F40">
      <w:pPr>
        <w:rPr>
          <w:i/>
        </w:rPr>
      </w:pPr>
    </w:p>
    <w:p w14:paraId="4DE868BD" w14:textId="77777777" w:rsidR="00847F40" w:rsidRPr="00847F40" w:rsidRDefault="00847F40" w:rsidP="00847F40">
      <w:pPr>
        <w:rPr>
          <w:i/>
        </w:rPr>
      </w:pPr>
      <w:r w:rsidRPr="00847F40">
        <w:t xml:space="preserve">Scenario </w:t>
      </w:r>
      <w:r w:rsidRPr="00847F40">
        <w:rPr>
          <w:b/>
        </w:rPr>
        <w:t>9</w:t>
      </w:r>
      <w:r w:rsidRPr="00847F40">
        <w:t xml:space="preserve">.- </w:t>
      </w:r>
      <w:r w:rsidRPr="00847F40">
        <w:rPr>
          <w:i/>
        </w:rPr>
        <w:t>Eén artikel, betaling slaagt eén keer niet, geen factuur.</w:t>
      </w:r>
    </w:p>
    <w:p w14:paraId="680706B4" w14:textId="77777777" w:rsidR="00847F40" w:rsidRPr="00C17082" w:rsidRDefault="00847F40" w:rsidP="00847F40">
      <w:pPr>
        <w:rPr>
          <w:lang w:val="en-GB"/>
        </w:rPr>
      </w:pPr>
      <w:r w:rsidRPr="00C17082">
        <w:rPr>
          <w:lang w:val="en-GB"/>
        </w:rPr>
        <w:t xml:space="preserve">Test Case </w:t>
      </w:r>
      <w:r w:rsidRPr="00E36B85">
        <w:rPr>
          <w:b/>
          <w:lang w:val="en-GB"/>
        </w:rPr>
        <w:t>1:</w:t>
      </w:r>
      <w:r w:rsidRPr="00C17082">
        <w:rPr>
          <w:lang w:val="en-GB"/>
        </w:rPr>
        <w:t xml:space="preserve"> Regular -&gt; Regular, Min-1 -&gt; Regular</w:t>
      </w:r>
    </w:p>
    <w:p w14:paraId="709924BE" w14:textId="77777777" w:rsidR="00847F40" w:rsidRPr="00847F40" w:rsidRDefault="00847F40" w:rsidP="00847F40">
      <w:r w:rsidRPr="00847F40">
        <w:t>Werkt 1x niet want de pincode moet uit 4 cijfers bestaan werkt daarna wel want pincode is correct.</w:t>
      </w:r>
    </w:p>
    <w:p w14:paraId="3E2388CE" w14:textId="77777777" w:rsidR="00847F40" w:rsidRPr="00C17082" w:rsidRDefault="00847F40" w:rsidP="00847F40">
      <w:pPr>
        <w:rPr>
          <w:lang w:val="en-GB"/>
        </w:rPr>
      </w:pPr>
      <w:r w:rsidRPr="00C17082">
        <w:rPr>
          <w:lang w:val="en-GB"/>
        </w:rPr>
        <w:t xml:space="preserve">Test Case </w:t>
      </w:r>
      <w:r w:rsidRPr="00E36B85">
        <w:rPr>
          <w:b/>
          <w:lang w:val="en-GB"/>
        </w:rPr>
        <w:t>2:</w:t>
      </w:r>
      <w:r w:rsidRPr="00C17082">
        <w:rPr>
          <w:lang w:val="en-GB"/>
        </w:rPr>
        <w:t xml:space="preserve"> Regular -&gt; Regular-&gt; Negative -&gt; Illegal</w:t>
      </w:r>
    </w:p>
    <w:p w14:paraId="7444235F" w14:textId="77777777" w:rsidR="00847F40" w:rsidRPr="00847F40" w:rsidRDefault="00847F40" w:rsidP="00847F40">
      <w:r w:rsidRPr="00847F40">
        <w:t>Werkt 1</w:t>
      </w:r>
      <w:r w:rsidRPr="00847F40">
        <w:rPr>
          <w:vertAlign w:val="superscript"/>
        </w:rPr>
        <w:t>e</w:t>
      </w:r>
      <w:r w:rsidRPr="00847F40">
        <w:t xml:space="preserve"> keer niet want de pincode moet positief zijn. Ook hoort een min niet ingevoerd te kunnen worden. Werkt 2</w:t>
      </w:r>
      <w:r w:rsidRPr="00847F40">
        <w:rPr>
          <w:vertAlign w:val="superscript"/>
        </w:rPr>
        <w:t>e</w:t>
      </w:r>
      <w:r w:rsidRPr="00847F40">
        <w:t xml:space="preserve"> keer niet omdat de pincode niet overeenkomt.</w:t>
      </w:r>
    </w:p>
    <w:p w14:paraId="750DD9DC" w14:textId="77777777" w:rsidR="00847F40" w:rsidRPr="00847F40" w:rsidRDefault="00847F40" w:rsidP="00847F40">
      <w:r w:rsidRPr="00847F40">
        <w:t xml:space="preserve">Test Case </w:t>
      </w:r>
      <w:r w:rsidRPr="00E36B85">
        <w:rPr>
          <w:b/>
        </w:rPr>
        <w:t xml:space="preserve">3: </w:t>
      </w:r>
      <w:r w:rsidRPr="00847F40">
        <w:t>Regular -&gt; Regular -&gt; Max+1 -&gt; Illegal</w:t>
      </w:r>
    </w:p>
    <w:p w14:paraId="2F6BD1EC" w14:textId="77777777" w:rsidR="00847F40" w:rsidRPr="00847F40" w:rsidRDefault="00847F40" w:rsidP="00847F40">
      <w:r w:rsidRPr="00847F40">
        <w:t>Werkt niet want de pincode moet voldoen aan 4 karakters en mag geen ongeldige karakters (letters) bevatten.</w:t>
      </w:r>
    </w:p>
    <w:tbl>
      <w:tblPr>
        <w:tblStyle w:val="PlainTable1"/>
        <w:tblpPr w:leftFromText="141" w:rightFromText="141" w:vertAnchor="text" w:horzAnchor="margin" w:tblpY="114"/>
        <w:tblW w:w="0" w:type="auto"/>
        <w:tblLook w:val="04A0" w:firstRow="1" w:lastRow="0" w:firstColumn="1" w:lastColumn="0" w:noHBand="0" w:noVBand="1"/>
      </w:tblPr>
      <w:tblGrid>
        <w:gridCol w:w="1502"/>
        <w:gridCol w:w="1502"/>
        <w:gridCol w:w="1503"/>
        <w:gridCol w:w="1503"/>
        <w:gridCol w:w="1503"/>
      </w:tblGrid>
      <w:tr w:rsidR="00847F40" w:rsidRPr="00847F40" w14:paraId="033A5D2B"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6610E18" w14:textId="77777777" w:rsidR="00847F40" w:rsidRPr="00847F40" w:rsidRDefault="00847F40" w:rsidP="00E36B85">
            <w:r w:rsidRPr="00847F40">
              <w:t>Stap</w:t>
            </w:r>
          </w:p>
        </w:tc>
        <w:tc>
          <w:tcPr>
            <w:tcW w:w="1502" w:type="dxa"/>
          </w:tcPr>
          <w:p w14:paraId="646693DF"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Variabele</w:t>
            </w:r>
          </w:p>
        </w:tc>
        <w:tc>
          <w:tcPr>
            <w:tcW w:w="1503" w:type="dxa"/>
          </w:tcPr>
          <w:p w14:paraId="4E43B418"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TC1</w:t>
            </w:r>
          </w:p>
        </w:tc>
        <w:tc>
          <w:tcPr>
            <w:tcW w:w="1503" w:type="dxa"/>
          </w:tcPr>
          <w:p w14:paraId="1660CDA5"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TC2</w:t>
            </w:r>
          </w:p>
        </w:tc>
        <w:tc>
          <w:tcPr>
            <w:tcW w:w="1503" w:type="dxa"/>
          </w:tcPr>
          <w:p w14:paraId="1ABDED03"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TC3</w:t>
            </w:r>
          </w:p>
        </w:tc>
      </w:tr>
      <w:tr w:rsidR="00847F40" w:rsidRPr="00847F40" w14:paraId="435308DE"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114DC43" w14:textId="77777777" w:rsidR="00847F40" w:rsidRPr="00847F40" w:rsidRDefault="00847F40" w:rsidP="00E36B85">
            <w:r w:rsidRPr="00847F40">
              <w:t>Verwacht resultaat</w:t>
            </w:r>
          </w:p>
        </w:tc>
        <w:tc>
          <w:tcPr>
            <w:tcW w:w="1502" w:type="dxa"/>
          </w:tcPr>
          <w:p w14:paraId="4852E589"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p>
        </w:tc>
        <w:tc>
          <w:tcPr>
            <w:tcW w:w="1503" w:type="dxa"/>
          </w:tcPr>
          <w:p w14:paraId="2F3C989B"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Betaling Slaagt 1x niet daarna wel</w:t>
            </w:r>
          </w:p>
        </w:tc>
        <w:tc>
          <w:tcPr>
            <w:tcW w:w="1503" w:type="dxa"/>
          </w:tcPr>
          <w:p w14:paraId="42B731FF"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Betaling Slaagt 2x niet</w:t>
            </w:r>
          </w:p>
        </w:tc>
        <w:tc>
          <w:tcPr>
            <w:tcW w:w="1503" w:type="dxa"/>
          </w:tcPr>
          <w:p w14:paraId="0905EC9D"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Betaling Slaagt 2x niet</w:t>
            </w:r>
          </w:p>
        </w:tc>
      </w:tr>
      <w:tr w:rsidR="00847F40" w:rsidRPr="00847F40" w14:paraId="566BBAA4"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63881193" w14:textId="387FA9FA" w:rsidR="00847F40" w:rsidRPr="00847F40" w:rsidRDefault="00847F40" w:rsidP="00E36B85">
            <w:r w:rsidRPr="00847F40">
              <w:t>2</w:t>
            </w:r>
            <w:ins w:id="172" w:author="Egdom, Ronald van" w:date="2015-11-20T21:11:00Z">
              <w:r w:rsidR="007A7BD2">
                <w:t>.</w:t>
              </w:r>
            </w:ins>
          </w:p>
        </w:tc>
        <w:tc>
          <w:tcPr>
            <w:tcW w:w="1502" w:type="dxa"/>
          </w:tcPr>
          <w:p w14:paraId="761727F0"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Artikel ID</w:t>
            </w:r>
          </w:p>
        </w:tc>
        <w:tc>
          <w:tcPr>
            <w:tcW w:w="1503" w:type="dxa"/>
          </w:tcPr>
          <w:p w14:paraId="716425D5"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1356</w:t>
            </w:r>
          </w:p>
        </w:tc>
        <w:tc>
          <w:tcPr>
            <w:tcW w:w="1503" w:type="dxa"/>
          </w:tcPr>
          <w:p w14:paraId="2A0C6221"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445</w:t>
            </w:r>
          </w:p>
        </w:tc>
        <w:tc>
          <w:tcPr>
            <w:tcW w:w="1503" w:type="dxa"/>
          </w:tcPr>
          <w:p w14:paraId="381D484E"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369</w:t>
            </w:r>
          </w:p>
        </w:tc>
      </w:tr>
      <w:tr w:rsidR="00847F40" w:rsidRPr="00847F40" w14:paraId="653E707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DE40B67" w14:textId="1B30C198" w:rsidR="00847F40" w:rsidRPr="00847F40" w:rsidRDefault="00847F40" w:rsidP="00E36B85">
            <w:r w:rsidRPr="00847F40">
              <w:t>3</w:t>
            </w:r>
            <w:ins w:id="173" w:author="Egdom, Ronald van" w:date="2015-11-20T21:11:00Z">
              <w:r w:rsidR="007A7BD2">
                <w:t>.</w:t>
              </w:r>
            </w:ins>
          </w:p>
        </w:tc>
        <w:tc>
          <w:tcPr>
            <w:tcW w:w="1502" w:type="dxa"/>
          </w:tcPr>
          <w:p w14:paraId="309668DA"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Aantal Artikelen</w:t>
            </w:r>
          </w:p>
        </w:tc>
        <w:tc>
          <w:tcPr>
            <w:tcW w:w="1503" w:type="dxa"/>
          </w:tcPr>
          <w:p w14:paraId="1541458B"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c>
          <w:tcPr>
            <w:tcW w:w="1503" w:type="dxa"/>
          </w:tcPr>
          <w:p w14:paraId="0415B0E1"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c>
          <w:tcPr>
            <w:tcW w:w="1503" w:type="dxa"/>
          </w:tcPr>
          <w:p w14:paraId="4F2F50E0"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r>
      <w:tr w:rsidR="00847F40" w:rsidRPr="00847F40" w14:paraId="6A056A87"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276EB126" w14:textId="0E02C448" w:rsidR="00847F40" w:rsidRPr="00847F40" w:rsidRDefault="00847F40" w:rsidP="00E36B85">
            <w:r w:rsidRPr="00847F40">
              <w:t>6</w:t>
            </w:r>
            <w:ins w:id="174" w:author="Egdom, Ronald van" w:date="2015-11-20T21:11:00Z">
              <w:r w:rsidR="007A7BD2">
                <w:t>.</w:t>
              </w:r>
            </w:ins>
          </w:p>
        </w:tc>
        <w:tc>
          <w:tcPr>
            <w:tcW w:w="1502" w:type="dxa"/>
          </w:tcPr>
          <w:p w14:paraId="5C8EBFB1"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Pincode</w:t>
            </w:r>
          </w:p>
        </w:tc>
        <w:tc>
          <w:tcPr>
            <w:tcW w:w="1503" w:type="dxa"/>
          </w:tcPr>
          <w:p w14:paraId="6B5CCEAD"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432</w:t>
            </w:r>
          </w:p>
        </w:tc>
        <w:tc>
          <w:tcPr>
            <w:tcW w:w="1503" w:type="dxa"/>
          </w:tcPr>
          <w:p w14:paraId="6271B9D5"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-4323</w:t>
            </w:r>
          </w:p>
        </w:tc>
        <w:tc>
          <w:tcPr>
            <w:tcW w:w="1503" w:type="dxa"/>
          </w:tcPr>
          <w:p w14:paraId="3FF30B4D"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43234</w:t>
            </w:r>
          </w:p>
        </w:tc>
      </w:tr>
      <w:tr w:rsidR="00847F40" w:rsidRPr="00847F40" w14:paraId="020BFE79"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CD4A9E9" w14:textId="67ED19C7" w:rsidR="00847F40" w:rsidRPr="00847F40" w:rsidRDefault="00847F40" w:rsidP="00E36B85">
            <w:r w:rsidRPr="00847F40">
              <w:t>6</w:t>
            </w:r>
            <w:ins w:id="175" w:author="Egdom, Ronald van" w:date="2015-11-20T21:11:00Z">
              <w:r w:rsidR="007A7BD2">
                <w:t>.</w:t>
              </w:r>
            </w:ins>
          </w:p>
        </w:tc>
        <w:tc>
          <w:tcPr>
            <w:tcW w:w="1502" w:type="dxa"/>
          </w:tcPr>
          <w:p w14:paraId="35874CED"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Pincode</w:t>
            </w:r>
          </w:p>
        </w:tc>
        <w:tc>
          <w:tcPr>
            <w:tcW w:w="1503" w:type="dxa"/>
          </w:tcPr>
          <w:p w14:paraId="229EEE8D"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4323</w:t>
            </w:r>
          </w:p>
        </w:tc>
        <w:tc>
          <w:tcPr>
            <w:tcW w:w="1503" w:type="dxa"/>
          </w:tcPr>
          <w:p w14:paraId="46325184"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9430</w:t>
            </w:r>
          </w:p>
        </w:tc>
        <w:tc>
          <w:tcPr>
            <w:tcW w:w="1503" w:type="dxa"/>
          </w:tcPr>
          <w:p w14:paraId="136E1AEF"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ZZZZ</w:t>
            </w:r>
          </w:p>
        </w:tc>
      </w:tr>
    </w:tbl>
    <w:p w14:paraId="2E4C5689" w14:textId="77777777" w:rsidR="00C84BDA" w:rsidRDefault="00C84BDA" w:rsidP="004B20F4">
      <w:pPr>
        <w:pStyle w:val="Heading2"/>
      </w:pPr>
    </w:p>
    <w:p w14:paraId="41A0939F" w14:textId="77777777" w:rsidR="00C84BDA" w:rsidRDefault="00C84BDA" w:rsidP="004B20F4">
      <w:pPr>
        <w:pStyle w:val="Heading2"/>
      </w:pPr>
    </w:p>
    <w:p w14:paraId="484C0A09" w14:textId="77777777" w:rsidR="00C84BDA" w:rsidRDefault="00C84BDA" w:rsidP="004B20F4">
      <w:pPr>
        <w:pStyle w:val="Heading2"/>
      </w:pPr>
    </w:p>
    <w:p w14:paraId="2829DBDB" w14:textId="77777777" w:rsidR="00C84BDA" w:rsidRDefault="00C84BDA" w:rsidP="004B20F4">
      <w:pPr>
        <w:pStyle w:val="Heading2"/>
      </w:pPr>
    </w:p>
    <w:p w14:paraId="68E41934" w14:textId="77777777" w:rsidR="00C84BDA" w:rsidRDefault="00C84BDA" w:rsidP="004B20F4">
      <w:pPr>
        <w:pStyle w:val="Heading2"/>
      </w:pPr>
    </w:p>
    <w:p w14:paraId="11A7C605" w14:textId="77777777" w:rsidR="00C84BDA" w:rsidRDefault="00C84BDA" w:rsidP="004B20F4">
      <w:pPr>
        <w:pStyle w:val="Heading2"/>
      </w:pPr>
    </w:p>
    <w:p w14:paraId="6C647765" w14:textId="77777777" w:rsidR="00C84BDA" w:rsidRDefault="00C84BDA" w:rsidP="004B20F4">
      <w:pPr>
        <w:pStyle w:val="Heading2"/>
      </w:pPr>
    </w:p>
    <w:p w14:paraId="654545C4" w14:textId="557A61E6" w:rsidR="00E36B85" w:rsidRDefault="00E36B85">
      <w:pPr>
        <w:rPr>
          <w:rFonts w:asciiTheme="majorHAnsi" w:eastAsiaTheme="majorEastAsia" w:hAnsiTheme="majorHAnsi" w:cstheme="majorBidi"/>
          <w:color w:val="2E74B5" w:themeColor="accent1" w:themeShade="BF"/>
          <w:sz w:val="26"/>
          <w:szCs w:val="26"/>
        </w:rPr>
      </w:pPr>
      <w:r>
        <w:br w:type="page"/>
      </w:r>
    </w:p>
    <w:p w14:paraId="530A8806" w14:textId="77777777" w:rsidR="00C84BDA" w:rsidRDefault="00C84BDA" w:rsidP="004B20F4">
      <w:pPr>
        <w:pStyle w:val="Heading2"/>
      </w:pPr>
    </w:p>
    <w:p w14:paraId="3352FE6B" w14:textId="77777777" w:rsidR="004B20F4" w:rsidRPr="00847F40" w:rsidRDefault="004B20F4" w:rsidP="004B20F4">
      <w:pPr>
        <w:pStyle w:val="Heading2"/>
      </w:pPr>
      <w:bookmarkStart w:id="176" w:name="_Toc435817363"/>
      <w:r w:rsidRPr="00847F40">
        <w:t xml:space="preserve">Testcase </w:t>
      </w:r>
      <w:r w:rsidR="005D1A5C" w:rsidRPr="00847F40">
        <w:t>‘</w:t>
      </w:r>
      <w:r w:rsidRPr="00847F40">
        <w:t>Corrigeren Voorraad</w:t>
      </w:r>
      <w:bookmarkEnd w:id="165"/>
      <w:r w:rsidR="005D1A5C" w:rsidRPr="00847F40">
        <w:t>’</w:t>
      </w:r>
      <w:bookmarkEnd w:id="176"/>
    </w:p>
    <w:p w14:paraId="1710E119" w14:textId="77777777" w:rsidR="001761F4" w:rsidRDefault="001761F4" w:rsidP="001761F4">
      <w:bookmarkStart w:id="177" w:name="_Toc433028004"/>
      <w:r w:rsidRPr="00822BB3">
        <w:t xml:space="preserve">Scenario </w:t>
      </w:r>
      <w:r>
        <w:rPr>
          <w:b/>
        </w:rPr>
        <w:t>2</w:t>
      </w:r>
      <w:r w:rsidRPr="00822BB3">
        <w:t xml:space="preserve">.- </w:t>
      </w:r>
      <w:r w:rsidRPr="00822BB3">
        <w:rPr>
          <w:i/>
        </w:rPr>
        <w:t>Verkochte artikelen invoeren:</w:t>
      </w:r>
      <w:r w:rsidRPr="00822BB3">
        <w:rPr>
          <w:b/>
        </w:rPr>
        <w:t xml:space="preserve"> </w:t>
      </w:r>
      <w:r w:rsidRPr="00822BB3">
        <w:t>in deze scenario wordt het aantal verkochte artikelen van de huidige voorraad afgeschreven</w:t>
      </w:r>
      <w:r>
        <w:t>.</w:t>
      </w:r>
    </w:p>
    <w:p w14:paraId="7D984057" w14:textId="4DB585E3" w:rsidR="001761F4" w:rsidRPr="00631CC9" w:rsidRDefault="001761F4" w:rsidP="001761F4">
      <w:pPr>
        <w:rPr>
          <w:lang w:val="en-US"/>
        </w:rPr>
      </w:pPr>
      <w:r w:rsidRPr="00631CC9">
        <w:rPr>
          <w:lang w:val="en-US"/>
        </w:rPr>
        <w:t xml:space="preserve">Test case </w:t>
      </w:r>
      <w:r w:rsidRPr="00E36B85">
        <w:rPr>
          <w:b/>
          <w:lang w:val="en-US"/>
        </w:rPr>
        <w:t>1:</w:t>
      </w:r>
      <w:r w:rsidR="00E36B85">
        <w:rPr>
          <w:lang w:val="en-US"/>
        </w:rPr>
        <w:t xml:space="preserve"> Regular -&gt; Regula</w:t>
      </w:r>
      <w:r w:rsidRPr="00631CC9">
        <w:rPr>
          <w:lang w:val="en-US"/>
        </w:rPr>
        <w:t>r</w:t>
      </w:r>
    </w:p>
    <w:p w14:paraId="54E935A7" w14:textId="77E18EFB" w:rsidR="001761F4" w:rsidRPr="007A7BD2" w:rsidRDefault="00E36B85" w:rsidP="001761F4">
      <w:pPr>
        <w:rPr>
          <w:lang w:val="en-GB"/>
          <w:rPrChange w:id="178" w:author="Egdom, Ronald van" w:date="2015-11-20T21:01:00Z">
            <w:rPr/>
          </w:rPrChange>
        </w:rPr>
      </w:pPr>
      <w:r w:rsidRPr="007A7BD2">
        <w:rPr>
          <w:lang w:val="en-GB"/>
          <w:rPrChange w:id="179" w:author="Egdom, Ronald van" w:date="2015-11-20T21:01:00Z">
            <w:rPr/>
          </w:rPrChange>
        </w:rPr>
        <w:t>Werkt want alles is correct i</w:t>
      </w:r>
      <w:r w:rsidR="00776AE3" w:rsidRPr="007A7BD2">
        <w:rPr>
          <w:lang w:val="en-GB"/>
          <w:rPrChange w:id="180" w:author="Egdom, Ronald van" w:date="2015-11-20T21:01:00Z">
            <w:rPr/>
          </w:rPrChange>
        </w:rPr>
        <w:t>ngevoerd.</w:t>
      </w:r>
    </w:p>
    <w:p w14:paraId="1F76BDF3" w14:textId="15337A3D" w:rsidR="00E36B85" w:rsidRPr="007A7BD2" w:rsidRDefault="00E36B85" w:rsidP="001761F4">
      <w:pPr>
        <w:rPr>
          <w:lang w:val="en-GB"/>
          <w:rPrChange w:id="181" w:author="Egdom, Ronald van" w:date="2015-11-20T21:01:00Z">
            <w:rPr/>
          </w:rPrChange>
        </w:rPr>
      </w:pPr>
      <w:r w:rsidRPr="007A7BD2">
        <w:rPr>
          <w:lang w:val="en-GB"/>
          <w:rPrChange w:id="182" w:author="Egdom, Ronald van" w:date="2015-11-20T21:01:00Z">
            <w:rPr/>
          </w:rPrChange>
        </w:rPr>
        <w:t xml:space="preserve">Test case </w:t>
      </w:r>
      <w:r w:rsidRPr="007A7BD2">
        <w:rPr>
          <w:b/>
          <w:lang w:val="en-GB"/>
          <w:rPrChange w:id="183" w:author="Egdom, Ronald van" w:date="2015-11-20T21:01:00Z">
            <w:rPr>
              <w:b/>
            </w:rPr>
          </w:rPrChange>
        </w:rPr>
        <w:t xml:space="preserve">2: </w:t>
      </w:r>
      <w:r w:rsidRPr="007A7BD2">
        <w:rPr>
          <w:lang w:val="en-GB"/>
          <w:rPrChange w:id="184" w:author="Egdom, Ronald van" w:date="2015-11-20T21:01:00Z">
            <w:rPr/>
          </w:rPrChange>
        </w:rPr>
        <w:t>Illegal -&gt; Regular</w:t>
      </w:r>
    </w:p>
    <w:p w14:paraId="29841D59" w14:textId="77777777" w:rsidR="00E36B85" w:rsidRDefault="00E36B85" w:rsidP="001761F4">
      <w:r w:rsidRPr="00E36B85">
        <w:t>Werkt niet want het artikelnummer bevat onge</w:t>
      </w:r>
      <w:r>
        <w:t>ldige karakters.</w:t>
      </w:r>
    </w:p>
    <w:p w14:paraId="2F5EF1E2" w14:textId="60A81731" w:rsidR="001761F4" w:rsidRDefault="00E36B85" w:rsidP="001761F4">
      <w:r>
        <w:t>Testcase</w:t>
      </w:r>
      <w:r w:rsidRPr="00E36B85">
        <w:rPr>
          <w:b/>
        </w:rPr>
        <w:t xml:space="preserve"> 3</w:t>
      </w:r>
      <w:r>
        <w:t>: Regular -&gt; Negative</w:t>
      </w:r>
    </w:p>
    <w:p w14:paraId="50821834" w14:textId="4696BA52" w:rsidR="001761F4" w:rsidRPr="00822BB3" w:rsidRDefault="00E36B85" w:rsidP="001761F4">
      <w:r>
        <w:t>Werkt niet want er is een negatieve</w:t>
      </w:r>
      <w:r w:rsidR="001761F4">
        <w:t xml:space="preserve"> voorraad afgeschreven</w:t>
      </w:r>
    </w:p>
    <w:tbl>
      <w:tblPr>
        <w:tblStyle w:val="Onopgemaaktetabel11"/>
        <w:tblpPr w:leftFromText="141" w:rightFromText="141" w:vertAnchor="page" w:horzAnchor="margin" w:tblpY="5667"/>
        <w:tblW w:w="0" w:type="auto"/>
        <w:tblLook w:val="04A0" w:firstRow="1" w:lastRow="0" w:firstColumn="1" w:lastColumn="0" w:noHBand="0" w:noVBand="1"/>
      </w:tblPr>
      <w:tblGrid>
        <w:gridCol w:w="1966"/>
        <w:gridCol w:w="1642"/>
        <w:gridCol w:w="1802"/>
        <w:gridCol w:w="1803"/>
        <w:gridCol w:w="1803"/>
      </w:tblGrid>
      <w:tr w:rsidR="00E36B85" w:rsidRPr="001761F4" w14:paraId="20D5280F"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32ECA5AE"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Stap</w:t>
            </w:r>
          </w:p>
        </w:tc>
        <w:tc>
          <w:tcPr>
            <w:tcW w:w="1642" w:type="dxa"/>
          </w:tcPr>
          <w:p w14:paraId="3B9CE5EB"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Variabele</w:t>
            </w:r>
          </w:p>
        </w:tc>
        <w:tc>
          <w:tcPr>
            <w:tcW w:w="1802" w:type="dxa"/>
          </w:tcPr>
          <w:p w14:paraId="0D2D3CD2"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TC1</w:t>
            </w:r>
          </w:p>
        </w:tc>
        <w:tc>
          <w:tcPr>
            <w:tcW w:w="1803" w:type="dxa"/>
          </w:tcPr>
          <w:p w14:paraId="1B82EC9A"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TC2</w:t>
            </w:r>
          </w:p>
        </w:tc>
        <w:tc>
          <w:tcPr>
            <w:tcW w:w="1803" w:type="dxa"/>
          </w:tcPr>
          <w:p w14:paraId="08BB9F26"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TC3</w:t>
            </w:r>
          </w:p>
        </w:tc>
      </w:tr>
      <w:tr w:rsidR="00E36B85" w:rsidRPr="001761F4" w14:paraId="6D8836D0"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C6E8438"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Verwacht resultaat</w:t>
            </w:r>
          </w:p>
        </w:tc>
        <w:tc>
          <w:tcPr>
            <w:tcW w:w="1642" w:type="dxa"/>
          </w:tcPr>
          <w:p w14:paraId="26D317BC"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802" w:type="dxa"/>
          </w:tcPr>
          <w:p w14:paraId="0B425467"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Succes</w:t>
            </w:r>
          </w:p>
        </w:tc>
        <w:tc>
          <w:tcPr>
            <w:tcW w:w="1803" w:type="dxa"/>
          </w:tcPr>
          <w:p w14:paraId="0AACA360"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Faalt</w:t>
            </w:r>
          </w:p>
        </w:tc>
        <w:tc>
          <w:tcPr>
            <w:tcW w:w="1803" w:type="dxa"/>
          </w:tcPr>
          <w:p w14:paraId="1C0456F2"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Faalt</w:t>
            </w:r>
          </w:p>
        </w:tc>
      </w:tr>
      <w:tr w:rsidR="00E36B85" w:rsidRPr="001761F4" w14:paraId="1FA09951" w14:textId="77777777" w:rsidTr="00E36B85">
        <w:tc>
          <w:tcPr>
            <w:cnfStyle w:val="001000000000" w:firstRow="0" w:lastRow="0" w:firstColumn="1" w:lastColumn="0" w:oddVBand="0" w:evenVBand="0" w:oddHBand="0" w:evenHBand="0" w:firstRowFirstColumn="0" w:firstRowLastColumn="0" w:lastRowFirstColumn="0" w:lastRowLastColumn="0"/>
            <w:tcW w:w="1966" w:type="dxa"/>
          </w:tcPr>
          <w:p w14:paraId="1DABAC8C"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1.</w:t>
            </w:r>
          </w:p>
        </w:tc>
        <w:tc>
          <w:tcPr>
            <w:tcW w:w="1642" w:type="dxa"/>
          </w:tcPr>
          <w:p w14:paraId="5E072863"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artikelnummer</w:t>
            </w:r>
          </w:p>
        </w:tc>
        <w:tc>
          <w:tcPr>
            <w:tcW w:w="1802" w:type="dxa"/>
          </w:tcPr>
          <w:p w14:paraId="53A53A47"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55468890</w:t>
            </w:r>
          </w:p>
        </w:tc>
        <w:tc>
          <w:tcPr>
            <w:tcW w:w="1803" w:type="dxa"/>
          </w:tcPr>
          <w:p w14:paraId="04B9873E"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Esfse45eË</w:t>
            </w:r>
          </w:p>
        </w:tc>
        <w:tc>
          <w:tcPr>
            <w:tcW w:w="1803" w:type="dxa"/>
          </w:tcPr>
          <w:p w14:paraId="5C861A02"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55468891</w:t>
            </w:r>
          </w:p>
        </w:tc>
      </w:tr>
      <w:tr w:rsidR="00E36B85" w:rsidRPr="001761F4" w14:paraId="5FE89027"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F26830D"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2.</w:t>
            </w:r>
          </w:p>
        </w:tc>
        <w:tc>
          <w:tcPr>
            <w:tcW w:w="1642" w:type="dxa"/>
          </w:tcPr>
          <w:p w14:paraId="337E86A1"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aantal</w:t>
            </w:r>
          </w:p>
        </w:tc>
        <w:tc>
          <w:tcPr>
            <w:tcW w:w="1802" w:type="dxa"/>
          </w:tcPr>
          <w:p w14:paraId="17FFA08A"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4</w:t>
            </w:r>
          </w:p>
        </w:tc>
        <w:tc>
          <w:tcPr>
            <w:tcW w:w="1803" w:type="dxa"/>
          </w:tcPr>
          <w:p w14:paraId="44BE7DA3" w14:textId="38A1E61D"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4</w:t>
            </w:r>
          </w:p>
        </w:tc>
        <w:tc>
          <w:tcPr>
            <w:tcW w:w="1803" w:type="dxa"/>
          </w:tcPr>
          <w:p w14:paraId="5AE6B632"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-4</w:t>
            </w:r>
          </w:p>
        </w:tc>
      </w:tr>
    </w:tbl>
    <w:p w14:paraId="49A409BE" w14:textId="77777777" w:rsidR="001761F4" w:rsidRDefault="001761F4" w:rsidP="001761F4"/>
    <w:p w14:paraId="431EA4B8" w14:textId="77777777" w:rsidR="001761F4" w:rsidRPr="00822BB3" w:rsidRDefault="001761F4" w:rsidP="001761F4">
      <w:r w:rsidRPr="00822BB3">
        <w:t xml:space="preserve">Scenario </w:t>
      </w:r>
      <w:r w:rsidRPr="00822BB3">
        <w:rPr>
          <w:b/>
        </w:rPr>
        <w:t>3</w:t>
      </w:r>
      <w:r w:rsidRPr="00822BB3">
        <w:t xml:space="preserve">.- </w:t>
      </w:r>
      <w:r w:rsidRPr="00822BB3">
        <w:rPr>
          <w:i/>
        </w:rPr>
        <w:t xml:space="preserve">Meerdere artikelen niet herkend: </w:t>
      </w:r>
      <w:r w:rsidRPr="00822BB3">
        <w:t xml:space="preserve">in dit scenario wordt het aantal geleverde voorraad bij de huidige voorraad opgeteld </w:t>
      </w:r>
    </w:p>
    <w:p w14:paraId="09A2069B" w14:textId="274709E4" w:rsidR="001761F4" w:rsidRPr="007A7BD2" w:rsidRDefault="001761F4" w:rsidP="001761F4">
      <w:pPr>
        <w:rPr>
          <w:rPrChange w:id="185" w:author="Egdom, Ronald van" w:date="2015-11-20T21:01:00Z">
            <w:rPr>
              <w:lang w:val="en-GB"/>
            </w:rPr>
          </w:rPrChange>
        </w:rPr>
      </w:pPr>
      <w:r w:rsidRPr="007A7BD2">
        <w:rPr>
          <w:rPrChange w:id="186" w:author="Egdom, Ronald van" w:date="2015-11-20T21:01:00Z">
            <w:rPr>
              <w:lang w:val="en-GB"/>
            </w:rPr>
          </w:rPrChange>
        </w:rPr>
        <w:t xml:space="preserve">Testcase </w:t>
      </w:r>
      <w:r w:rsidRPr="007A7BD2">
        <w:rPr>
          <w:b/>
          <w:rPrChange w:id="187" w:author="Egdom, Ronald van" w:date="2015-11-20T21:01:00Z">
            <w:rPr>
              <w:b/>
              <w:lang w:val="en-GB"/>
            </w:rPr>
          </w:rPrChange>
        </w:rPr>
        <w:t>1:</w:t>
      </w:r>
      <w:r w:rsidR="00776AE3" w:rsidRPr="007A7BD2">
        <w:rPr>
          <w:rPrChange w:id="188" w:author="Egdom, Ronald van" w:date="2015-11-20T21:01:00Z">
            <w:rPr>
              <w:lang w:val="en-GB"/>
            </w:rPr>
          </w:rPrChange>
        </w:rPr>
        <w:t xml:space="preserve"> Regular</w:t>
      </w:r>
      <w:r w:rsidRPr="007A7BD2">
        <w:rPr>
          <w:rPrChange w:id="189" w:author="Egdom, Ronald van" w:date="2015-11-20T21:01:00Z">
            <w:rPr>
              <w:lang w:val="en-GB"/>
            </w:rPr>
          </w:rPrChange>
        </w:rPr>
        <w:t xml:space="preserve"> -&gt; </w:t>
      </w:r>
      <w:r w:rsidR="00776AE3" w:rsidRPr="007A7BD2">
        <w:rPr>
          <w:rPrChange w:id="190" w:author="Egdom, Ronald van" w:date="2015-11-20T21:01:00Z">
            <w:rPr>
              <w:lang w:val="en-GB"/>
            </w:rPr>
          </w:rPrChange>
        </w:rPr>
        <w:t>Regular</w:t>
      </w:r>
    </w:p>
    <w:p w14:paraId="146724AF" w14:textId="2D7630D9" w:rsidR="00776AE3" w:rsidRPr="00776AE3" w:rsidRDefault="00776AE3" w:rsidP="00776AE3">
      <w:r w:rsidRPr="00776AE3">
        <w:t>Werkt want alles is correct ingevoerd.</w:t>
      </w:r>
    </w:p>
    <w:p w14:paraId="75D3F6A3" w14:textId="4FD88164" w:rsidR="001761F4" w:rsidRPr="007A7BD2" w:rsidRDefault="001761F4" w:rsidP="001761F4">
      <w:pPr>
        <w:rPr>
          <w:rPrChange w:id="191" w:author="Egdom, Ronald van" w:date="2015-11-20T21:01:00Z">
            <w:rPr>
              <w:lang w:val="en-GB"/>
            </w:rPr>
          </w:rPrChange>
        </w:rPr>
      </w:pPr>
      <w:r w:rsidRPr="007A7BD2">
        <w:rPr>
          <w:rPrChange w:id="192" w:author="Egdom, Ronald van" w:date="2015-11-20T21:01:00Z">
            <w:rPr>
              <w:lang w:val="en-GB"/>
            </w:rPr>
          </w:rPrChange>
        </w:rPr>
        <w:t xml:space="preserve">Testcase </w:t>
      </w:r>
      <w:r w:rsidRPr="007A7BD2">
        <w:rPr>
          <w:b/>
          <w:rPrChange w:id="193" w:author="Egdom, Ronald van" w:date="2015-11-20T21:01:00Z">
            <w:rPr>
              <w:b/>
              <w:lang w:val="en-GB"/>
            </w:rPr>
          </w:rPrChange>
        </w:rPr>
        <w:t>2:</w:t>
      </w:r>
      <w:r w:rsidR="00776AE3" w:rsidRPr="007A7BD2">
        <w:rPr>
          <w:rPrChange w:id="194" w:author="Egdom, Ronald van" w:date="2015-11-20T21:01:00Z">
            <w:rPr>
              <w:lang w:val="en-GB"/>
            </w:rPr>
          </w:rPrChange>
        </w:rPr>
        <w:t xml:space="preserve"> Regular</w:t>
      </w:r>
      <w:r w:rsidRPr="007A7BD2">
        <w:rPr>
          <w:rPrChange w:id="195" w:author="Egdom, Ronald van" w:date="2015-11-20T21:01:00Z">
            <w:rPr>
              <w:lang w:val="en-GB"/>
            </w:rPr>
          </w:rPrChange>
        </w:rPr>
        <w:t xml:space="preserve"> -&gt; </w:t>
      </w:r>
      <w:r w:rsidR="00776AE3" w:rsidRPr="007A7BD2">
        <w:rPr>
          <w:rPrChange w:id="196" w:author="Egdom, Ronald van" w:date="2015-11-20T21:01:00Z">
            <w:rPr>
              <w:lang w:val="en-GB"/>
            </w:rPr>
          </w:rPrChange>
        </w:rPr>
        <w:t>Illegal</w:t>
      </w:r>
    </w:p>
    <w:p w14:paraId="4BBD5FAA" w14:textId="7F261B74" w:rsidR="00776AE3" w:rsidRPr="00822BB3" w:rsidRDefault="00776AE3" w:rsidP="00776AE3">
      <w:r>
        <w:t>Werkt niet want de artikelen worden met ongeldige tekens weergeven.</w:t>
      </w:r>
    </w:p>
    <w:tbl>
      <w:tblPr>
        <w:tblStyle w:val="PlainTable1"/>
        <w:tblpPr w:leftFromText="180" w:rightFromText="180" w:vertAnchor="text" w:horzAnchor="margin" w:tblpY="772"/>
        <w:tblW w:w="0" w:type="auto"/>
        <w:tblLook w:val="04A0" w:firstRow="1" w:lastRow="0" w:firstColumn="1" w:lastColumn="0" w:noHBand="0" w:noVBand="1"/>
      </w:tblPr>
      <w:tblGrid>
        <w:gridCol w:w="1112"/>
        <w:gridCol w:w="1552"/>
        <w:gridCol w:w="1113"/>
        <w:gridCol w:w="1008"/>
        <w:gridCol w:w="4231"/>
      </w:tblGrid>
      <w:tr w:rsidR="00776AE3" w14:paraId="3F9D1132" w14:textId="77777777" w:rsidTr="00776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4AE4B853" w14:textId="77777777" w:rsidR="00776AE3" w:rsidRDefault="00776AE3" w:rsidP="00776AE3">
            <w:r>
              <w:t>stap</w:t>
            </w:r>
          </w:p>
        </w:tc>
        <w:tc>
          <w:tcPr>
            <w:tcW w:w="1552" w:type="dxa"/>
          </w:tcPr>
          <w:p w14:paraId="43803313"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variabele</w:t>
            </w:r>
          </w:p>
        </w:tc>
        <w:tc>
          <w:tcPr>
            <w:tcW w:w="1289" w:type="dxa"/>
          </w:tcPr>
          <w:p w14:paraId="28344176"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TC1</w:t>
            </w:r>
          </w:p>
        </w:tc>
        <w:tc>
          <w:tcPr>
            <w:tcW w:w="1505" w:type="dxa"/>
          </w:tcPr>
          <w:p w14:paraId="77C0125F"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TC2</w:t>
            </w:r>
          </w:p>
        </w:tc>
        <w:tc>
          <w:tcPr>
            <w:tcW w:w="1506" w:type="dxa"/>
          </w:tcPr>
          <w:p w14:paraId="1E8DC3CB"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TC3</w:t>
            </w:r>
          </w:p>
        </w:tc>
      </w:tr>
      <w:tr w:rsidR="00776AE3" w14:paraId="57037B49" w14:textId="77777777" w:rsidTr="0077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07A98BD3" w14:textId="77777777" w:rsidR="00776AE3" w:rsidRDefault="00776AE3" w:rsidP="00776AE3">
            <w:r>
              <w:t>Verwacht resultaat</w:t>
            </w:r>
          </w:p>
        </w:tc>
        <w:tc>
          <w:tcPr>
            <w:tcW w:w="1552" w:type="dxa"/>
          </w:tcPr>
          <w:p w14:paraId="0E65DD45"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p>
        </w:tc>
        <w:tc>
          <w:tcPr>
            <w:tcW w:w="1289" w:type="dxa"/>
          </w:tcPr>
          <w:p w14:paraId="74E65BB5"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Succes</w:t>
            </w:r>
          </w:p>
        </w:tc>
        <w:tc>
          <w:tcPr>
            <w:tcW w:w="1505" w:type="dxa"/>
          </w:tcPr>
          <w:p w14:paraId="44591F12"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Faalt</w:t>
            </w:r>
          </w:p>
        </w:tc>
        <w:tc>
          <w:tcPr>
            <w:tcW w:w="1506" w:type="dxa"/>
          </w:tcPr>
          <w:p w14:paraId="2A09DA2B"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faalt</w:t>
            </w:r>
          </w:p>
        </w:tc>
      </w:tr>
      <w:tr w:rsidR="00776AE3" w14:paraId="460E644A" w14:textId="77777777" w:rsidTr="00776AE3">
        <w:tc>
          <w:tcPr>
            <w:cnfStyle w:val="001000000000" w:firstRow="0" w:lastRow="0" w:firstColumn="1" w:lastColumn="0" w:oddVBand="0" w:evenVBand="0" w:oddHBand="0" w:evenHBand="0" w:firstRowFirstColumn="0" w:firstRowLastColumn="0" w:lastRowFirstColumn="0" w:lastRowLastColumn="0"/>
            <w:tcW w:w="1976" w:type="dxa"/>
          </w:tcPr>
          <w:p w14:paraId="3B9D8D4A" w14:textId="77777777" w:rsidR="00776AE3" w:rsidRDefault="00776AE3" w:rsidP="00776AE3">
            <w:r>
              <w:t>1.</w:t>
            </w:r>
          </w:p>
        </w:tc>
        <w:tc>
          <w:tcPr>
            <w:tcW w:w="1552" w:type="dxa"/>
          </w:tcPr>
          <w:p w14:paraId="26422DB2" w14:textId="77777777" w:rsidR="00776AE3" w:rsidRDefault="00776AE3" w:rsidP="00776AE3">
            <w:pPr>
              <w:cnfStyle w:val="000000000000" w:firstRow="0" w:lastRow="0" w:firstColumn="0" w:lastColumn="0" w:oddVBand="0" w:evenVBand="0" w:oddHBand="0" w:evenHBand="0" w:firstRowFirstColumn="0" w:firstRowLastColumn="0" w:lastRowFirstColumn="0" w:lastRowLastColumn="0"/>
            </w:pPr>
            <w:r>
              <w:t>artikelnummer</w:t>
            </w:r>
          </w:p>
        </w:tc>
        <w:tc>
          <w:tcPr>
            <w:tcW w:w="1289" w:type="dxa"/>
          </w:tcPr>
          <w:p w14:paraId="53DFC906" w14:textId="77777777" w:rsidR="00776AE3" w:rsidRDefault="00776AE3" w:rsidP="00776AE3">
            <w:pPr>
              <w:cnfStyle w:val="000000000000" w:firstRow="0" w:lastRow="0" w:firstColumn="0" w:lastColumn="0" w:oddVBand="0" w:evenVBand="0" w:oddHBand="0" w:evenHBand="0" w:firstRowFirstColumn="0" w:firstRowLastColumn="0" w:lastRowFirstColumn="0" w:lastRowLastColumn="0"/>
            </w:pPr>
            <w:r>
              <w:t>45637762</w:t>
            </w:r>
          </w:p>
        </w:tc>
        <w:tc>
          <w:tcPr>
            <w:tcW w:w="1505" w:type="dxa"/>
          </w:tcPr>
          <w:p w14:paraId="4B2FD055" w14:textId="22615C87" w:rsidR="00776AE3" w:rsidRDefault="00776AE3" w:rsidP="00776AE3">
            <w:pPr>
              <w:cnfStyle w:val="000000000000" w:firstRow="0" w:lastRow="0" w:firstColumn="0" w:lastColumn="0" w:oddVBand="0" w:evenVBand="0" w:oddHBand="0" w:evenHBand="0" w:firstRowFirstColumn="0" w:firstRowLastColumn="0" w:lastRowFirstColumn="0" w:lastRowLastColumn="0"/>
            </w:pPr>
            <w:r>
              <w:t>1337420</w:t>
            </w:r>
          </w:p>
        </w:tc>
        <w:tc>
          <w:tcPr>
            <w:tcW w:w="1506" w:type="dxa"/>
          </w:tcPr>
          <w:p w14:paraId="04582EF7" w14:textId="5EA916EB" w:rsidR="00776AE3" w:rsidRDefault="00776AE3" w:rsidP="00776AE3">
            <w:pPr>
              <w:cnfStyle w:val="000000000000" w:firstRow="0" w:lastRow="0" w:firstColumn="0" w:lastColumn="0" w:oddVBand="0" w:evenVBand="0" w:oddHBand="0" w:evenHBand="0" w:firstRowFirstColumn="0" w:firstRowLastColumn="0" w:lastRowFirstColumn="0" w:lastRowLastColumn="0"/>
            </w:pPr>
            <w:r>
              <w:t>453678652485389475349857834589347539</w:t>
            </w:r>
          </w:p>
        </w:tc>
      </w:tr>
      <w:tr w:rsidR="00776AE3" w14:paraId="7DDA700A" w14:textId="77777777" w:rsidTr="0077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312A4B51" w14:textId="77777777" w:rsidR="00776AE3" w:rsidRDefault="00776AE3" w:rsidP="00776AE3">
            <w:r>
              <w:t>2.</w:t>
            </w:r>
          </w:p>
        </w:tc>
        <w:tc>
          <w:tcPr>
            <w:tcW w:w="1552" w:type="dxa"/>
          </w:tcPr>
          <w:p w14:paraId="3E983380"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aantal</w:t>
            </w:r>
          </w:p>
        </w:tc>
        <w:tc>
          <w:tcPr>
            <w:tcW w:w="1289" w:type="dxa"/>
          </w:tcPr>
          <w:p w14:paraId="6FFC7D81"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4</w:t>
            </w:r>
          </w:p>
        </w:tc>
        <w:tc>
          <w:tcPr>
            <w:tcW w:w="1505" w:type="dxa"/>
          </w:tcPr>
          <w:p w14:paraId="4467AD0F" w14:textId="44AC616B" w:rsidR="00776AE3" w:rsidRDefault="00776AE3" w:rsidP="00776AE3">
            <w:pPr>
              <w:cnfStyle w:val="000000100000" w:firstRow="0" w:lastRow="0" w:firstColumn="0" w:lastColumn="0" w:oddVBand="0" w:evenVBand="0" w:oddHBand="1" w:evenHBand="0" w:firstRowFirstColumn="0" w:firstRowLastColumn="0" w:lastRowFirstColumn="0" w:lastRowLastColumn="0"/>
            </w:pPr>
            <w:r>
              <w:t>H@H4</w:t>
            </w:r>
          </w:p>
        </w:tc>
        <w:tc>
          <w:tcPr>
            <w:tcW w:w="1506" w:type="dxa"/>
          </w:tcPr>
          <w:p w14:paraId="5866E134" w14:textId="347269DA" w:rsidR="00776AE3" w:rsidRDefault="00776AE3" w:rsidP="00776AE3">
            <w:pPr>
              <w:cnfStyle w:val="000000100000" w:firstRow="0" w:lastRow="0" w:firstColumn="0" w:lastColumn="0" w:oddVBand="0" w:evenVBand="0" w:oddHBand="1" w:evenHBand="0" w:firstRowFirstColumn="0" w:firstRowLastColumn="0" w:lastRowFirstColumn="0" w:lastRowLastColumn="0"/>
            </w:pPr>
            <w:r>
              <w:t>4</w:t>
            </w:r>
          </w:p>
        </w:tc>
      </w:tr>
    </w:tbl>
    <w:p w14:paraId="0CDFBCCC" w14:textId="512C5FCC" w:rsidR="001761F4" w:rsidRDefault="001761F4" w:rsidP="001761F4">
      <w:r>
        <w:t xml:space="preserve">Testcase </w:t>
      </w:r>
      <w:r w:rsidRPr="00776AE3">
        <w:rPr>
          <w:b/>
        </w:rPr>
        <w:t>3:</w:t>
      </w:r>
      <w:r w:rsidR="00776AE3">
        <w:t xml:space="preserve"> Large</w:t>
      </w:r>
      <w:r>
        <w:t xml:space="preserve"> -&gt; </w:t>
      </w:r>
      <w:r w:rsidR="00776AE3">
        <w:t>Regular</w:t>
      </w:r>
    </w:p>
    <w:p w14:paraId="604FA5F2" w14:textId="19C58BEA" w:rsidR="00776AE3" w:rsidRDefault="00776AE3" w:rsidP="001761F4">
      <w:r>
        <w:t>Werkt niet omdat het artikelID een enorm groot getal is dat ver boven het maximaal ligt.</w:t>
      </w:r>
    </w:p>
    <w:p w14:paraId="7E5AA07E" w14:textId="77777777" w:rsidR="001761F4" w:rsidRDefault="001761F4" w:rsidP="001761F4"/>
    <w:p w14:paraId="091AF6F4" w14:textId="23371F75" w:rsidR="00776AE3" w:rsidRDefault="00776AE3">
      <w:r>
        <w:br w:type="page"/>
      </w:r>
    </w:p>
    <w:p w14:paraId="14BE911E" w14:textId="77777777" w:rsidR="001761F4" w:rsidRDefault="001761F4" w:rsidP="001761F4"/>
    <w:p w14:paraId="6A80ADCE" w14:textId="77777777" w:rsidR="001761F4" w:rsidRDefault="001761F4" w:rsidP="001761F4">
      <w:r w:rsidRPr="00822BB3">
        <w:t xml:space="preserve">Scenario </w:t>
      </w:r>
      <w:r>
        <w:rPr>
          <w:b/>
        </w:rPr>
        <w:t>4</w:t>
      </w:r>
      <w:r w:rsidRPr="00822BB3">
        <w:t xml:space="preserve">.- </w:t>
      </w:r>
      <w:r w:rsidRPr="00822BB3">
        <w:rPr>
          <w:i/>
        </w:rPr>
        <w:t>Artikel verwijderen:</w:t>
      </w:r>
      <w:r w:rsidRPr="00822BB3">
        <w:rPr>
          <w:b/>
        </w:rPr>
        <w:t xml:space="preserve"> </w:t>
      </w:r>
      <w:r w:rsidRPr="00822BB3">
        <w:t>in deze scenario wordt een artikel uit het systeem verwijderd</w:t>
      </w:r>
    </w:p>
    <w:p w14:paraId="65989665" w14:textId="46B4FFF8" w:rsidR="001761F4" w:rsidRPr="007A7BD2" w:rsidRDefault="007A392D" w:rsidP="001761F4">
      <w:pPr>
        <w:rPr>
          <w:lang w:val="en-GB"/>
          <w:rPrChange w:id="197" w:author="Egdom, Ronald van" w:date="2015-11-20T21:01:00Z">
            <w:rPr/>
          </w:rPrChange>
        </w:rPr>
      </w:pPr>
      <w:r w:rsidRPr="007A7BD2">
        <w:rPr>
          <w:lang w:val="en-GB"/>
          <w:rPrChange w:id="198" w:author="Egdom, Ronald van" w:date="2015-11-20T21:01:00Z">
            <w:rPr/>
          </w:rPrChange>
        </w:rPr>
        <w:t xml:space="preserve">Testcase </w:t>
      </w:r>
      <w:r w:rsidRPr="007A7BD2">
        <w:rPr>
          <w:b/>
          <w:lang w:val="en-GB"/>
          <w:rPrChange w:id="199" w:author="Egdom, Ronald van" w:date="2015-11-20T21:08:00Z">
            <w:rPr/>
          </w:rPrChange>
        </w:rPr>
        <w:t>1:</w:t>
      </w:r>
      <w:r w:rsidRPr="007A7BD2">
        <w:rPr>
          <w:lang w:val="en-GB"/>
          <w:rPrChange w:id="200" w:author="Egdom, Ronald van" w:date="2015-11-20T21:01:00Z">
            <w:rPr/>
          </w:rPrChange>
        </w:rPr>
        <w:t xml:space="preserve"> Regular - &gt; Regular</w:t>
      </w:r>
    </w:p>
    <w:p w14:paraId="00E0AF62" w14:textId="17003501" w:rsidR="007A392D" w:rsidRPr="007A7BD2" w:rsidRDefault="007A392D" w:rsidP="001761F4">
      <w:r w:rsidRPr="007A7BD2">
        <w:t>Werkt want er wordt</w:t>
      </w:r>
      <w:ins w:id="201" w:author="Egdom, Ronald van" w:date="2015-11-20T21:03:00Z">
        <w:r w:rsidR="007A7BD2" w:rsidRPr="007A7BD2">
          <w:rPr>
            <w:rPrChange w:id="202" w:author="Egdom, Ronald van" w:date="2015-11-20T21:04:00Z">
              <w:rPr>
                <w:lang w:val="en-GB"/>
              </w:rPr>
            </w:rPrChange>
          </w:rPr>
          <w:t xml:space="preserve"> </w:t>
        </w:r>
      </w:ins>
      <w:ins w:id="203" w:author="Egdom, Ronald van" w:date="2015-11-20T21:05:00Z">
        <w:r w:rsidR="007A7BD2" w:rsidRPr="007A7BD2">
          <w:t>een</w:t>
        </w:r>
      </w:ins>
      <w:ins w:id="204" w:author="Egdom, Ronald van" w:date="2015-11-20T21:04:00Z">
        <w:r w:rsidR="007A7BD2" w:rsidRPr="007A7BD2">
          <w:rPr>
            <w:rPrChange w:id="205" w:author="Egdom, Ronald van" w:date="2015-11-20T21:05:00Z">
              <w:rPr>
                <w:lang w:val="en-US"/>
              </w:rPr>
            </w:rPrChange>
          </w:rPr>
          <w:t xml:space="preserve"> </w:t>
        </w:r>
        <w:r w:rsidR="007A7BD2" w:rsidRPr="007A7BD2">
          <w:t>artikel succes</w:t>
        </w:r>
      </w:ins>
      <w:ins w:id="206" w:author="Egdom, Ronald van" w:date="2015-11-20T21:05:00Z">
        <w:r w:rsidR="007A7BD2">
          <w:t>vol doorgevoerd.</w:t>
        </w:r>
      </w:ins>
      <w:del w:id="207" w:author="Egdom, Ronald van" w:date="2015-11-20T21:01:00Z">
        <w:r w:rsidRPr="007A7BD2" w:rsidDel="007A392D">
          <w:delText xml:space="preserve"> e</w:delText>
        </w:r>
        <w:r w:rsidRPr="007A7BD2" w:rsidDel="007A392D">
          <w:rPr>
            <w:rPrChange w:id="208" w:author="Egdom, Ronald van" w:date="2015-11-20T21:04:00Z">
              <w:rPr>
                <w:lang w:val="en-GB"/>
              </w:rPr>
            </w:rPrChange>
          </w:rPr>
          <w:delText>’e’</w:delText>
        </w:r>
      </w:del>
    </w:p>
    <w:p w14:paraId="29CE8360" w14:textId="36F0BA04" w:rsidR="001761F4" w:rsidRDefault="001761F4" w:rsidP="001761F4">
      <w:pPr>
        <w:rPr>
          <w:ins w:id="209" w:author="Egdom, Ronald van" w:date="2015-11-20T21:05:00Z"/>
          <w:lang w:val="en-GB"/>
        </w:rPr>
      </w:pPr>
      <w:r w:rsidRPr="007A7BD2">
        <w:rPr>
          <w:lang w:val="en-GB"/>
        </w:rPr>
        <w:t xml:space="preserve">Testcase </w:t>
      </w:r>
      <w:r w:rsidRPr="007A7BD2">
        <w:rPr>
          <w:b/>
          <w:lang w:val="en-GB"/>
          <w:rPrChange w:id="210" w:author="Egdom, Ronald van" w:date="2015-11-20T21:08:00Z">
            <w:rPr>
              <w:lang w:val="en-GB"/>
            </w:rPr>
          </w:rPrChange>
        </w:rPr>
        <w:t>2:</w:t>
      </w:r>
      <w:r w:rsidRPr="007A7BD2">
        <w:rPr>
          <w:lang w:val="en-GB"/>
        </w:rPr>
        <w:t xml:space="preserve"> </w:t>
      </w:r>
      <w:r w:rsidR="007A392D" w:rsidRPr="007A7BD2">
        <w:rPr>
          <w:lang w:val="en-GB"/>
        </w:rPr>
        <w:t>Regular -&gt; Empty</w:t>
      </w:r>
    </w:p>
    <w:p w14:paraId="7DFE2912" w14:textId="6F301709" w:rsidR="007A7BD2" w:rsidRPr="007A7BD2" w:rsidRDefault="007A7BD2" w:rsidP="001761F4">
      <w:pPr>
        <w:rPr>
          <w:rPrChange w:id="211" w:author="Egdom, Ronald van" w:date="2015-11-20T21:05:00Z">
            <w:rPr>
              <w:lang w:val="en-GB"/>
            </w:rPr>
          </w:rPrChange>
        </w:rPr>
      </w:pPr>
      <w:ins w:id="212" w:author="Egdom, Ronald van" w:date="2015-11-20T21:05:00Z">
        <w:r w:rsidRPr="007A7BD2">
          <w:rPr>
            <w:rPrChange w:id="213" w:author="Egdom, Ronald van" w:date="2015-11-20T21:05:00Z">
              <w:rPr>
                <w:lang w:val="en-GB"/>
              </w:rPr>
            </w:rPrChange>
          </w:rPr>
          <w:t>Werkt niet wan</w:t>
        </w:r>
        <w:r w:rsidRPr="007A7BD2">
          <w:t>t er is geen aantal ar</w:t>
        </w:r>
        <w:r>
          <w:t>tikelen opgegeven dat moet worden doorgevoerd.</w:t>
        </w:r>
      </w:ins>
    </w:p>
    <w:p w14:paraId="0155F8C2" w14:textId="307FF941" w:rsidR="001761F4" w:rsidRPr="007A7BD2" w:rsidRDefault="007A392D" w:rsidP="001761F4">
      <w:pPr>
        <w:rPr>
          <w:ins w:id="214" w:author="Egdom, Ronald van" w:date="2015-11-20T21:05:00Z"/>
          <w:rPrChange w:id="215" w:author="Egdom, Ronald van" w:date="2015-11-20T21:06:00Z">
            <w:rPr>
              <w:ins w:id="216" w:author="Egdom, Ronald van" w:date="2015-11-20T21:05:00Z"/>
              <w:lang w:val="en-GB"/>
            </w:rPr>
          </w:rPrChange>
        </w:rPr>
      </w:pPr>
      <w:r w:rsidRPr="007A7BD2">
        <w:rPr>
          <w:rPrChange w:id="217" w:author="Egdom, Ronald van" w:date="2015-11-20T21:06:00Z">
            <w:rPr>
              <w:lang w:val="en-GB"/>
            </w:rPr>
          </w:rPrChange>
        </w:rPr>
        <w:t xml:space="preserve">Testcase </w:t>
      </w:r>
      <w:r w:rsidRPr="007A7BD2">
        <w:rPr>
          <w:b/>
          <w:rPrChange w:id="218" w:author="Egdom, Ronald van" w:date="2015-11-20T21:08:00Z">
            <w:rPr>
              <w:lang w:val="en-GB"/>
            </w:rPr>
          </w:rPrChange>
        </w:rPr>
        <w:t>3:</w:t>
      </w:r>
      <w:r w:rsidRPr="007A7BD2">
        <w:rPr>
          <w:rPrChange w:id="219" w:author="Egdom, Ronald van" w:date="2015-11-20T21:06:00Z">
            <w:rPr>
              <w:lang w:val="en-GB"/>
            </w:rPr>
          </w:rPrChange>
        </w:rPr>
        <w:t xml:space="preserve"> </w:t>
      </w:r>
      <w:del w:id="220" w:author="Egdom, Ronald van" w:date="2015-11-20T21:07:00Z">
        <w:r w:rsidRPr="007A7BD2" w:rsidDel="007A7BD2">
          <w:rPr>
            <w:rPrChange w:id="221" w:author="Egdom, Ronald van" w:date="2015-11-20T21:06:00Z">
              <w:rPr>
                <w:lang w:val="en-GB"/>
              </w:rPr>
            </w:rPrChange>
          </w:rPr>
          <w:delText xml:space="preserve">Large -&gt; </w:delText>
        </w:r>
      </w:del>
      <w:del w:id="222" w:author="Egdom, Ronald van" w:date="2015-11-20T21:06:00Z">
        <w:r w:rsidRPr="007A7BD2" w:rsidDel="007A7BD2">
          <w:rPr>
            <w:rPrChange w:id="223" w:author="Egdom, Ronald van" w:date="2015-11-20T21:06:00Z">
              <w:rPr>
                <w:lang w:val="en-GB"/>
              </w:rPr>
            </w:rPrChange>
          </w:rPr>
          <w:delText>Regular</w:delText>
        </w:r>
      </w:del>
      <w:ins w:id="224" w:author="Egdom, Ronald van" w:date="2015-11-20T21:07:00Z">
        <w:r w:rsidR="007A7BD2">
          <w:t>Illegal -&gt; Regular</w:t>
        </w:r>
      </w:ins>
    </w:p>
    <w:p w14:paraId="22F09E4C" w14:textId="4D964C11" w:rsidR="007A7BD2" w:rsidRPr="007A7BD2" w:rsidRDefault="007A7BD2" w:rsidP="001761F4">
      <w:pPr>
        <w:rPr>
          <w:rPrChange w:id="225" w:author="Egdom, Ronald van" w:date="2015-11-20T21:06:00Z">
            <w:rPr>
              <w:lang w:val="en-GB"/>
            </w:rPr>
          </w:rPrChange>
        </w:rPr>
      </w:pPr>
      <w:ins w:id="226" w:author="Egdom, Ronald van" w:date="2015-11-20T21:05:00Z">
        <w:r w:rsidRPr="007A7BD2">
          <w:rPr>
            <w:rPrChange w:id="227" w:author="Egdom, Ronald van" w:date="2015-11-20T21:06:00Z">
              <w:rPr>
                <w:lang w:val="en-GB"/>
              </w:rPr>
            </w:rPrChange>
          </w:rPr>
          <w:t>Werkt niet want het</w:t>
        </w:r>
      </w:ins>
      <w:ins w:id="228" w:author="Egdom, Ronald van" w:date="2015-11-20T21:06:00Z">
        <w:r w:rsidRPr="007A7BD2">
          <w:t xml:space="preserve"> artikelnummer beva</w:t>
        </w:r>
        <w:r>
          <w:t>t decimalen.</w:t>
        </w:r>
      </w:ins>
    </w:p>
    <w:p w14:paraId="0C8A517B" w14:textId="1DE9008B" w:rsidR="007A392D" w:rsidRPr="007A7BD2" w:rsidRDefault="007A392D">
      <w:pPr>
        <w:rPr>
          <w:rPrChange w:id="229" w:author="Egdom, Ronald van" w:date="2015-11-20T21:06:00Z">
            <w:rPr>
              <w:lang w:val="en-GB"/>
            </w:rPr>
          </w:rPrChange>
        </w:rPr>
      </w:pPr>
    </w:p>
    <w:tbl>
      <w:tblPr>
        <w:tblStyle w:val="PlainTable1"/>
        <w:tblpPr w:leftFromText="180" w:rightFromText="180" w:vertAnchor="text" w:horzAnchor="margin" w:tblpY="70"/>
        <w:tblW w:w="0" w:type="auto"/>
        <w:tblLayout w:type="fixed"/>
        <w:tblLook w:val="04A0" w:firstRow="1" w:lastRow="0" w:firstColumn="1" w:lastColumn="0" w:noHBand="0" w:noVBand="1"/>
        <w:tblPrChange w:id="230" w:author="Egdom, Ronald van" w:date="2015-11-20T21:08:00Z">
          <w:tblPr>
            <w:tblStyle w:val="PlainTable1"/>
            <w:tblpPr w:leftFromText="180" w:rightFromText="180" w:vertAnchor="text" w:horzAnchor="margin" w:tblpY="70"/>
            <w:tblW w:w="0" w:type="auto"/>
            <w:tblLayout w:type="fixed"/>
            <w:tblLook w:val="04A0" w:firstRow="1" w:lastRow="0" w:firstColumn="1" w:lastColumn="0" w:noHBand="0" w:noVBand="1"/>
          </w:tblPr>
        </w:tblPrChange>
      </w:tblPr>
      <w:tblGrid>
        <w:gridCol w:w="1271"/>
        <w:gridCol w:w="1701"/>
        <w:gridCol w:w="1276"/>
        <w:gridCol w:w="1134"/>
        <w:gridCol w:w="3634"/>
        <w:tblGridChange w:id="231">
          <w:tblGrid>
            <w:gridCol w:w="1271"/>
            <w:gridCol w:w="1098"/>
            <w:gridCol w:w="997"/>
            <w:gridCol w:w="899"/>
            <w:gridCol w:w="4751"/>
          </w:tblGrid>
        </w:tblGridChange>
      </w:tblGrid>
      <w:tr w:rsidR="007A7BD2" w14:paraId="51D53DB8" w14:textId="77777777" w:rsidTr="007A7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232" w:author="Egdom, Ronald van" w:date="2015-11-20T21:08:00Z">
              <w:tcPr>
                <w:tcW w:w="1271" w:type="dxa"/>
              </w:tcPr>
            </w:tcPrChange>
          </w:tcPr>
          <w:p w14:paraId="6B796C93" w14:textId="77777777" w:rsidR="007A392D" w:rsidRDefault="007A392D" w:rsidP="007A392D">
            <w:pPr>
              <w:cnfStyle w:val="101000000000" w:firstRow="1" w:lastRow="0" w:firstColumn="1" w:lastColumn="0" w:oddVBand="0" w:evenVBand="0" w:oddHBand="0" w:evenHBand="0" w:firstRowFirstColumn="0" w:firstRowLastColumn="0" w:lastRowFirstColumn="0" w:lastRowLastColumn="0"/>
            </w:pPr>
            <w:r>
              <w:t>stap</w:t>
            </w:r>
          </w:p>
        </w:tc>
        <w:tc>
          <w:tcPr>
            <w:tcW w:w="1701" w:type="dxa"/>
            <w:tcPrChange w:id="233" w:author="Egdom, Ronald van" w:date="2015-11-20T21:08:00Z">
              <w:tcPr>
                <w:tcW w:w="1098" w:type="dxa"/>
              </w:tcPr>
            </w:tcPrChange>
          </w:tcPr>
          <w:p w14:paraId="2C472F9A"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variabele</w:t>
            </w:r>
          </w:p>
        </w:tc>
        <w:tc>
          <w:tcPr>
            <w:tcW w:w="1276" w:type="dxa"/>
            <w:tcPrChange w:id="234" w:author="Egdom, Ronald van" w:date="2015-11-20T21:08:00Z">
              <w:tcPr>
                <w:tcW w:w="997" w:type="dxa"/>
              </w:tcPr>
            </w:tcPrChange>
          </w:tcPr>
          <w:p w14:paraId="41F9E583"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TC1</w:t>
            </w:r>
          </w:p>
        </w:tc>
        <w:tc>
          <w:tcPr>
            <w:tcW w:w="1134" w:type="dxa"/>
            <w:tcPrChange w:id="235" w:author="Egdom, Ronald van" w:date="2015-11-20T21:08:00Z">
              <w:tcPr>
                <w:tcW w:w="899" w:type="dxa"/>
              </w:tcPr>
            </w:tcPrChange>
          </w:tcPr>
          <w:p w14:paraId="2AE69FC5"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TC2</w:t>
            </w:r>
          </w:p>
        </w:tc>
        <w:tc>
          <w:tcPr>
            <w:tcW w:w="3634" w:type="dxa"/>
            <w:tcPrChange w:id="236" w:author="Egdom, Ronald van" w:date="2015-11-20T21:08:00Z">
              <w:tcPr>
                <w:tcW w:w="4751" w:type="dxa"/>
              </w:tcPr>
            </w:tcPrChange>
          </w:tcPr>
          <w:p w14:paraId="6C8BFF7D"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TC3</w:t>
            </w:r>
          </w:p>
        </w:tc>
      </w:tr>
      <w:tr w:rsidR="007A7BD2" w14:paraId="401CF22D" w14:textId="77777777" w:rsidTr="007A7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237" w:author="Egdom, Ronald van" w:date="2015-11-20T21:08:00Z">
              <w:tcPr>
                <w:tcW w:w="1271" w:type="dxa"/>
              </w:tcPr>
            </w:tcPrChange>
          </w:tcPr>
          <w:p w14:paraId="7CAD977A" w14:textId="77777777" w:rsidR="007A392D" w:rsidRDefault="007A392D" w:rsidP="007A392D">
            <w:pPr>
              <w:cnfStyle w:val="001000100000" w:firstRow="0" w:lastRow="0" w:firstColumn="1" w:lastColumn="0" w:oddVBand="0" w:evenVBand="0" w:oddHBand="1" w:evenHBand="0" w:firstRowFirstColumn="0" w:firstRowLastColumn="0" w:lastRowFirstColumn="0" w:lastRowLastColumn="0"/>
            </w:pPr>
            <w:r>
              <w:t>Verwacht resultaat</w:t>
            </w:r>
          </w:p>
        </w:tc>
        <w:tc>
          <w:tcPr>
            <w:tcW w:w="1701" w:type="dxa"/>
            <w:tcPrChange w:id="238" w:author="Egdom, Ronald van" w:date="2015-11-20T21:08:00Z">
              <w:tcPr>
                <w:tcW w:w="1098" w:type="dxa"/>
              </w:tcPr>
            </w:tcPrChange>
          </w:tcPr>
          <w:p w14:paraId="2A992925"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p>
        </w:tc>
        <w:tc>
          <w:tcPr>
            <w:tcW w:w="1276" w:type="dxa"/>
            <w:tcPrChange w:id="239" w:author="Egdom, Ronald van" w:date="2015-11-20T21:08:00Z">
              <w:tcPr>
                <w:tcW w:w="997" w:type="dxa"/>
              </w:tcPr>
            </w:tcPrChange>
          </w:tcPr>
          <w:p w14:paraId="50CC33CD"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r>
              <w:t>Succes</w:t>
            </w:r>
          </w:p>
        </w:tc>
        <w:tc>
          <w:tcPr>
            <w:tcW w:w="1134" w:type="dxa"/>
            <w:tcPrChange w:id="240" w:author="Egdom, Ronald van" w:date="2015-11-20T21:08:00Z">
              <w:tcPr>
                <w:tcW w:w="899" w:type="dxa"/>
              </w:tcPr>
            </w:tcPrChange>
          </w:tcPr>
          <w:p w14:paraId="44EC24A0"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r>
              <w:t>Faalt</w:t>
            </w:r>
          </w:p>
        </w:tc>
        <w:tc>
          <w:tcPr>
            <w:tcW w:w="3634" w:type="dxa"/>
            <w:tcPrChange w:id="241" w:author="Egdom, Ronald van" w:date="2015-11-20T21:08:00Z">
              <w:tcPr>
                <w:tcW w:w="4751" w:type="dxa"/>
              </w:tcPr>
            </w:tcPrChange>
          </w:tcPr>
          <w:p w14:paraId="3245F035" w14:textId="4E2AFB32" w:rsidR="007A392D" w:rsidRDefault="007A7BD2" w:rsidP="007A392D">
            <w:pPr>
              <w:cnfStyle w:val="000000100000" w:firstRow="0" w:lastRow="0" w:firstColumn="0" w:lastColumn="0" w:oddVBand="0" w:evenVBand="0" w:oddHBand="1" w:evenHBand="0" w:firstRowFirstColumn="0" w:firstRowLastColumn="0" w:lastRowFirstColumn="0" w:lastRowLastColumn="0"/>
            </w:pPr>
            <w:ins w:id="242" w:author="Egdom, Ronald van" w:date="2015-11-20T21:08:00Z">
              <w:r>
                <w:t>F</w:t>
              </w:r>
            </w:ins>
            <w:del w:id="243" w:author="Egdom, Ronald van" w:date="2015-11-20T21:08:00Z">
              <w:r w:rsidR="007A392D" w:rsidDel="007A7BD2">
                <w:delText>f</w:delText>
              </w:r>
            </w:del>
            <w:r w:rsidR="007A392D">
              <w:t>aalt</w:t>
            </w:r>
          </w:p>
        </w:tc>
      </w:tr>
      <w:tr w:rsidR="007A7BD2" w14:paraId="577DBB35" w14:textId="77777777" w:rsidTr="007A7BD2">
        <w:tc>
          <w:tcPr>
            <w:cnfStyle w:val="001000000000" w:firstRow="0" w:lastRow="0" w:firstColumn="1" w:lastColumn="0" w:oddVBand="0" w:evenVBand="0" w:oddHBand="0" w:evenHBand="0" w:firstRowFirstColumn="0" w:firstRowLastColumn="0" w:lastRowFirstColumn="0" w:lastRowLastColumn="0"/>
            <w:tcW w:w="1271" w:type="dxa"/>
            <w:tcPrChange w:id="244" w:author="Egdom, Ronald van" w:date="2015-11-20T21:08:00Z">
              <w:tcPr>
                <w:tcW w:w="1271" w:type="dxa"/>
              </w:tcPr>
            </w:tcPrChange>
          </w:tcPr>
          <w:p w14:paraId="318388C8" w14:textId="77777777" w:rsidR="007A392D" w:rsidRDefault="007A392D" w:rsidP="007A392D">
            <w:r>
              <w:t>1.</w:t>
            </w:r>
          </w:p>
        </w:tc>
        <w:tc>
          <w:tcPr>
            <w:tcW w:w="1701" w:type="dxa"/>
            <w:tcPrChange w:id="245" w:author="Egdom, Ronald van" w:date="2015-11-20T21:08:00Z">
              <w:tcPr>
                <w:tcW w:w="1098" w:type="dxa"/>
              </w:tcPr>
            </w:tcPrChange>
          </w:tcPr>
          <w:p w14:paraId="1E2331BB" w14:textId="77777777" w:rsidR="007A392D" w:rsidRDefault="007A392D" w:rsidP="007A392D">
            <w:pPr>
              <w:cnfStyle w:val="000000000000" w:firstRow="0" w:lastRow="0" w:firstColumn="0" w:lastColumn="0" w:oddVBand="0" w:evenVBand="0" w:oddHBand="0" w:evenHBand="0" w:firstRowFirstColumn="0" w:firstRowLastColumn="0" w:lastRowFirstColumn="0" w:lastRowLastColumn="0"/>
            </w:pPr>
            <w:r>
              <w:t>artikelnummer</w:t>
            </w:r>
          </w:p>
        </w:tc>
        <w:tc>
          <w:tcPr>
            <w:tcW w:w="1276" w:type="dxa"/>
            <w:tcPrChange w:id="246" w:author="Egdom, Ronald van" w:date="2015-11-20T21:08:00Z">
              <w:tcPr>
                <w:tcW w:w="997" w:type="dxa"/>
              </w:tcPr>
            </w:tcPrChange>
          </w:tcPr>
          <w:p w14:paraId="47379AF1" w14:textId="77777777" w:rsidR="007A392D" w:rsidRDefault="007A392D" w:rsidP="007A392D">
            <w:pPr>
              <w:cnfStyle w:val="000000000000" w:firstRow="0" w:lastRow="0" w:firstColumn="0" w:lastColumn="0" w:oddVBand="0" w:evenVBand="0" w:oddHBand="0" w:evenHBand="0" w:firstRowFirstColumn="0" w:firstRowLastColumn="0" w:lastRowFirstColumn="0" w:lastRowLastColumn="0"/>
            </w:pPr>
            <w:r>
              <w:t>45637762</w:t>
            </w:r>
          </w:p>
        </w:tc>
        <w:tc>
          <w:tcPr>
            <w:tcW w:w="1134" w:type="dxa"/>
            <w:tcPrChange w:id="247" w:author="Egdom, Ronald van" w:date="2015-11-20T21:08:00Z">
              <w:tcPr>
                <w:tcW w:w="899" w:type="dxa"/>
              </w:tcPr>
            </w:tcPrChange>
          </w:tcPr>
          <w:p w14:paraId="3B3FD862" w14:textId="77777777" w:rsidR="007A392D" w:rsidRDefault="007A392D" w:rsidP="007A392D">
            <w:pPr>
              <w:cnfStyle w:val="000000000000" w:firstRow="0" w:lastRow="0" w:firstColumn="0" w:lastColumn="0" w:oddVBand="0" w:evenVBand="0" w:oddHBand="0" w:evenHBand="0" w:firstRowFirstColumn="0" w:firstRowLastColumn="0" w:lastRowFirstColumn="0" w:lastRowLastColumn="0"/>
            </w:pPr>
            <w:r>
              <w:t>1337420</w:t>
            </w:r>
          </w:p>
        </w:tc>
        <w:tc>
          <w:tcPr>
            <w:tcW w:w="3634" w:type="dxa"/>
            <w:tcPrChange w:id="248" w:author="Egdom, Ronald van" w:date="2015-11-20T21:08:00Z">
              <w:tcPr>
                <w:tcW w:w="4751" w:type="dxa"/>
              </w:tcPr>
            </w:tcPrChange>
          </w:tcPr>
          <w:p w14:paraId="1B5CF05C" w14:textId="0B27D332" w:rsidR="007A392D" w:rsidRDefault="007A392D" w:rsidP="007A392D">
            <w:pPr>
              <w:cnfStyle w:val="000000000000" w:firstRow="0" w:lastRow="0" w:firstColumn="0" w:lastColumn="0" w:oddVBand="0" w:evenVBand="0" w:oddHBand="0" w:evenHBand="0" w:firstRowFirstColumn="0" w:firstRowLastColumn="0" w:lastRowFirstColumn="0" w:lastRowLastColumn="0"/>
            </w:pPr>
            <w:del w:id="249" w:author="Egdom, Ronald van" w:date="2015-11-20T21:06:00Z">
              <w:r w:rsidDel="007A7BD2">
                <w:delText>453678652485389475349857834589347539</w:delText>
              </w:r>
            </w:del>
            <w:ins w:id="250" w:author="Egdom, Ronald van" w:date="2015-11-20T21:06:00Z">
              <w:r w:rsidR="007A7BD2">
                <w:t>48834.59994</w:t>
              </w:r>
            </w:ins>
          </w:p>
        </w:tc>
      </w:tr>
      <w:tr w:rsidR="007A7BD2" w14:paraId="4392E7F3" w14:textId="77777777" w:rsidTr="007A7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251" w:author="Egdom, Ronald van" w:date="2015-11-20T21:08:00Z">
              <w:tcPr>
                <w:tcW w:w="1271" w:type="dxa"/>
              </w:tcPr>
            </w:tcPrChange>
          </w:tcPr>
          <w:p w14:paraId="0D83CC87" w14:textId="66F4F586" w:rsidR="007A392D" w:rsidRDefault="007A392D" w:rsidP="007A392D">
            <w:pPr>
              <w:cnfStyle w:val="001000100000" w:firstRow="0" w:lastRow="0" w:firstColumn="1" w:lastColumn="0" w:oddVBand="0" w:evenVBand="0" w:oddHBand="1" w:evenHBand="0" w:firstRowFirstColumn="0" w:firstRowLastColumn="0" w:lastRowFirstColumn="0" w:lastRowLastColumn="0"/>
            </w:pPr>
            <w:r>
              <w:t>1.</w:t>
            </w:r>
          </w:p>
        </w:tc>
        <w:tc>
          <w:tcPr>
            <w:tcW w:w="1701" w:type="dxa"/>
            <w:tcPrChange w:id="252" w:author="Egdom, Ronald van" w:date="2015-11-20T21:08:00Z">
              <w:tcPr>
                <w:tcW w:w="1098" w:type="dxa"/>
              </w:tcPr>
            </w:tcPrChange>
          </w:tcPr>
          <w:p w14:paraId="144A1C94"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r>
              <w:t>aantal</w:t>
            </w:r>
          </w:p>
        </w:tc>
        <w:tc>
          <w:tcPr>
            <w:tcW w:w="1276" w:type="dxa"/>
            <w:tcPrChange w:id="253" w:author="Egdom, Ronald van" w:date="2015-11-20T21:08:00Z">
              <w:tcPr>
                <w:tcW w:w="997" w:type="dxa"/>
              </w:tcPr>
            </w:tcPrChange>
          </w:tcPr>
          <w:p w14:paraId="7A3722D1" w14:textId="57F900F0" w:rsidR="007A392D" w:rsidRDefault="007A392D" w:rsidP="007A392D">
            <w:pPr>
              <w:cnfStyle w:val="000000100000" w:firstRow="0" w:lastRow="0" w:firstColumn="0" w:lastColumn="0" w:oddVBand="0" w:evenVBand="0" w:oddHBand="1" w:evenHBand="0" w:firstRowFirstColumn="0" w:firstRowLastColumn="0" w:lastRowFirstColumn="0" w:lastRowLastColumn="0"/>
            </w:pPr>
            <w:r>
              <w:t>1</w:t>
            </w:r>
          </w:p>
        </w:tc>
        <w:tc>
          <w:tcPr>
            <w:tcW w:w="1134" w:type="dxa"/>
            <w:tcPrChange w:id="254" w:author="Egdom, Ronald van" w:date="2015-11-20T21:08:00Z">
              <w:tcPr>
                <w:tcW w:w="899" w:type="dxa"/>
              </w:tcPr>
            </w:tcPrChange>
          </w:tcPr>
          <w:p w14:paraId="303FAFF3" w14:textId="10A01D13" w:rsidR="007A392D" w:rsidRDefault="007A392D" w:rsidP="007A392D">
            <w:pPr>
              <w:cnfStyle w:val="000000100000" w:firstRow="0" w:lastRow="0" w:firstColumn="0" w:lastColumn="0" w:oddVBand="0" w:evenVBand="0" w:oddHBand="1" w:evenHBand="0" w:firstRowFirstColumn="0" w:firstRowLastColumn="0" w:lastRowFirstColumn="0" w:lastRowLastColumn="0"/>
            </w:pPr>
            <w:r>
              <w:t>-</w:t>
            </w:r>
          </w:p>
        </w:tc>
        <w:tc>
          <w:tcPr>
            <w:tcW w:w="3634" w:type="dxa"/>
            <w:tcPrChange w:id="255" w:author="Egdom, Ronald van" w:date="2015-11-20T21:08:00Z">
              <w:tcPr>
                <w:tcW w:w="4751" w:type="dxa"/>
              </w:tcPr>
            </w:tcPrChange>
          </w:tcPr>
          <w:p w14:paraId="164DD938" w14:textId="5DFB83ED" w:rsidR="007A392D" w:rsidRDefault="007A392D" w:rsidP="007A392D">
            <w:pPr>
              <w:cnfStyle w:val="000000100000" w:firstRow="0" w:lastRow="0" w:firstColumn="0" w:lastColumn="0" w:oddVBand="0" w:evenVBand="0" w:oddHBand="1" w:evenHBand="0" w:firstRowFirstColumn="0" w:firstRowLastColumn="0" w:lastRowFirstColumn="0" w:lastRowLastColumn="0"/>
            </w:pPr>
            <w:r>
              <w:t>1</w:t>
            </w:r>
          </w:p>
        </w:tc>
      </w:tr>
    </w:tbl>
    <w:p w14:paraId="0EC6A532" w14:textId="77777777" w:rsidR="007A392D" w:rsidRDefault="007A392D">
      <w:r>
        <w:br w:type="page"/>
      </w:r>
    </w:p>
    <w:p w14:paraId="6E081707" w14:textId="77777777" w:rsidR="004B20F4" w:rsidRPr="00847F40" w:rsidRDefault="004B20F4" w:rsidP="004B20F4">
      <w:pPr>
        <w:pStyle w:val="Heading2"/>
      </w:pPr>
      <w:bookmarkStart w:id="256" w:name="_Toc435817364"/>
      <w:r w:rsidRPr="00847F40">
        <w:lastRenderedPageBreak/>
        <w:t xml:space="preserve">Testcase </w:t>
      </w:r>
      <w:r w:rsidR="005D1A5C" w:rsidRPr="00847F40">
        <w:t>‘Opstellen B</w:t>
      </w:r>
      <w:r w:rsidRPr="00847F40">
        <w:t>esteladvies</w:t>
      </w:r>
      <w:bookmarkEnd w:id="177"/>
      <w:r w:rsidR="005D1A5C" w:rsidRPr="00847F40">
        <w:t>’</w:t>
      </w:r>
      <w:bookmarkEnd w:id="256"/>
    </w:p>
    <w:p w14:paraId="626656FB" w14:textId="64F92BDA" w:rsidR="00427CB2" w:rsidRPr="00847F40" w:rsidRDefault="00427CB2" w:rsidP="00427CB2">
      <w:r w:rsidRPr="00847F40">
        <w:t>Hieronder zijn de testcases beschreven die betrekking hebben tot de Use Case van ‘Opstellen Besteladvies’.</w:t>
      </w:r>
    </w:p>
    <w:p w14:paraId="3E6A4916" w14:textId="77777777" w:rsidR="00E36B85" w:rsidRPr="00751FB5" w:rsidRDefault="00E36B85" w:rsidP="00E36B85">
      <w:pPr>
        <w:rPr>
          <w:i/>
          <w:lang w:val="en-US"/>
        </w:rPr>
      </w:pPr>
      <w:r w:rsidRPr="003224B4">
        <w:rPr>
          <w:lang w:val="en-US"/>
        </w:rPr>
        <w:t xml:space="preserve">Scenario </w:t>
      </w:r>
      <w:r>
        <w:rPr>
          <w:b/>
          <w:lang w:val="en-US"/>
        </w:rPr>
        <w:t>Main.</w:t>
      </w:r>
      <w:r w:rsidRPr="00977231">
        <w:rPr>
          <w:b/>
          <w:lang w:val="en-US"/>
        </w:rPr>
        <w:t>-</w:t>
      </w:r>
      <w:r>
        <w:rPr>
          <w:lang w:val="en-US"/>
        </w:rPr>
        <w:t xml:space="preserve"> </w:t>
      </w:r>
      <w:r w:rsidRPr="00751FB5">
        <w:rPr>
          <w:i/>
          <w:lang w:val="en-US"/>
        </w:rPr>
        <w:t>Basic flow</w:t>
      </w:r>
    </w:p>
    <w:p w14:paraId="0E82A690" w14:textId="77777777" w:rsidR="00E36B85" w:rsidRPr="003224B4" w:rsidRDefault="00E36B85" w:rsidP="00E36B85">
      <w:pPr>
        <w:rPr>
          <w:lang w:val="en-US"/>
        </w:rPr>
      </w:pPr>
      <w:r w:rsidRPr="003224B4">
        <w:rPr>
          <w:lang w:val="en-US"/>
        </w:rPr>
        <w:t xml:space="preserve">Test Case </w:t>
      </w:r>
      <w:r w:rsidRPr="005314E5">
        <w:rPr>
          <w:b/>
          <w:lang w:val="en-US"/>
        </w:rPr>
        <w:t>1:</w:t>
      </w:r>
      <w:r>
        <w:rPr>
          <w:lang w:val="en-US"/>
        </w:rPr>
        <w:t xml:space="preserve"> Regular -&gt; Regular</w:t>
      </w:r>
    </w:p>
    <w:p w14:paraId="5A63D451" w14:textId="77777777" w:rsidR="00E36B85" w:rsidRPr="007A7BD2" w:rsidRDefault="00E36B85" w:rsidP="00E36B85">
      <w:pPr>
        <w:rPr>
          <w:lang w:val="en-GB"/>
          <w:rPrChange w:id="257" w:author="Egdom, Ronald van" w:date="2015-11-20T21:01:00Z">
            <w:rPr/>
          </w:rPrChange>
        </w:rPr>
      </w:pPr>
      <w:r w:rsidRPr="007A7BD2">
        <w:rPr>
          <w:lang w:val="en-GB"/>
          <w:rPrChange w:id="258" w:author="Egdom, Ronald van" w:date="2015-11-20T21:01:00Z">
            <w:rPr/>
          </w:rPrChange>
        </w:rPr>
        <w:t>Werkt want alles is goed ingevoerd.</w:t>
      </w:r>
    </w:p>
    <w:p w14:paraId="42D51040" w14:textId="77777777" w:rsidR="00E36B85" w:rsidRPr="007A7BD2" w:rsidRDefault="00E36B85" w:rsidP="00E36B85">
      <w:pPr>
        <w:rPr>
          <w:lang w:val="en-GB"/>
          <w:rPrChange w:id="259" w:author="Egdom, Ronald van" w:date="2015-11-20T21:01:00Z">
            <w:rPr/>
          </w:rPrChange>
        </w:rPr>
      </w:pPr>
      <w:r w:rsidRPr="007A7BD2">
        <w:rPr>
          <w:lang w:val="en-GB"/>
          <w:rPrChange w:id="260" w:author="Egdom, Ronald van" w:date="2015-11-20T21:01:00Z">
            <w:rPr/>
          </w:rPrChange>
        </w:rPr>
        <w:t xml:space="preserve">Test Case </w:t>
      </w:r>
      <w:r w:rsidRPr="007A7BD2">
        <w:rPr>
          <w:b/>
          <w:lang w:val="en-GB"/>
          <w:rPrChange w:id="261" w:author="Egdom, Ronald van" w:date="2015-11-20T21:01:00Z">
            <w:rPr>
              <w:b/>
            </w:rPr>
          </w:rPrChange>
        </w:rPr>
        <w:t>2:</w:t>
      </w:r>
      <w:r w:rsidRPr="007A7BD2">
        <w:rPr>
          <w:lang w:val="en-GB"/>
          <w:rPrChange w:id="262" w:author="Egdom, Ronald van" w:date="2015-11-20T21:01:00Z">
            <w:rPr/>
          </w:rPrChange>
        </w:rPr>
        <w:t xml:space="preserve"> Illegal-&gt;Regular</w:t>
      </w:r>
    </w:p>
    <w:p w14:paraId="02DD4584" w14:textId="77777777" w:rsidR="00E36B85" w:rsidRDefault="00E36B85" w:rsidP="00E36B85">
      <w:r>
        <w:t>Werkt niet want het artikelId bestaat uit één letter en het artikelId moet uit één of meerdere cijfers bestaan.</w:t>
      </w:r>
    </w:p>
    <w:p w14:paraId="7DC07965" w14:textId="77777777" w:rsidR="00E36B85" w:rsidRDefault="00E36B85" w:rsidP="00E36B85">
      <w:r>
        <w:t xml:space="preserve">Test Case </w:t>
      </w:r>
      <w:r w:rsidRPr="005314E5">
        <w:rPr>
          <w:b/>
        </w:rPr>
        <w:t>3:</w:t>
      </w:r>
      <w:r>
        <w:t xml:space="preserve"> Regular -&gt; Negative</w:t>
      </w:r>
    </w:p>
    <w:tbl>
      <w:tblPr>
        <w:tblStyle w:val="PlainTable1"/>
        <w:tblpPr w:leftFromText="141" w:rightFromText="141" w:vertAnchor="page" w:horzAnchor="margin" w:tblpY="6419"/>
        <w:tblW w:w="0" w:type="auto"/>
        <w:tblLook w:val="04A0" w:firstRow="1" w:lastRow="0" w:firstColumn="1" w:lastColumn="0" w:noHBand="0" w:noVBand="1"/>
      </w:tblPr>
      <w:tblGrid>
        <w:gridCol w:w="1803"/>
        <w:gridCol w:w="1803"/>
        <w:gridCol w:w="1803"/>
        <w:gridCol w:w="1803"/>
        <w:gridCol w:w="1804"/>
      </w:tblGrid>
      <w:tr w:rsidR="00E36B85" w:rsidRPr="00977231" w14:paraId="735E5863"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186FE51" w14:textId="77777777" w:rsidR="00E36B85" w:rsidRDefault="00E36B85" w:rsidP="00E36B85">
            <w:r>
              <w:t>Stap</w:t>
            </w:r>
          </w:p>
        </w:tc>
        <w:tc>
          <w:tcPr>
            <w:tcW w:w="1803" w:type="dxa"/>
          </w:tcPr>
          <w:p w14:paraId="22D745BD"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14:paraId="379B351C"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TC1</w:t>
            </w:r>
          </w:p>
        </w:tc>
        <w:tc>
          <w:tcPr>
            <w:tcW w:w="1803" w:type="dxa"/>
          </w:tcPr>
          <w:p w14:paraId="585137A8"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TC2</w:t>
            </w:r>
          </w:p>
        </w:tc>
        <w:tc>
          <w:tcPr>
            <w:tcW w:w="1804" w:type="dxa"/>
          </w:tcPr>
          <w:p w14:paraId="3ED1029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TC3</w:t>
            </w:r>
          </w:p>
        </w:tc>
      </w:tr>
      <w:tr w:rsidR="00E36B85" w:rsidRPr="00977231" w14:paraId="78F39214"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571CAE0" w14:textId="77777777" w:rsidR="00E36B85" w:rsidRDefault="00E36B85" w:rsidP="00E36B85">
            <w:r>
              <w:t>Verwacht resultaat</w:t>
            </w:r>
          </w:p>
        </w:tc>
        <w:tc>
          <w:tcPr>
            <w:tcW w:w="1803" w:type="dxa"/>
          </w:tcPr>
          <w:p w14:paraId="79809F0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p>
        </w:tc>
        <w:tc>
          <w:tcPr>
            <w:tcW w:w="1803" w:type="dxa"/>
          </w:tcPr>
          <w:p w14:paraId="5662D851"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succes</w:t>
            </w:r>
          </w:p>
        </w:tc>
        <w:tc>
          <w:tcPr>
            <w:tcW w:w="1803" w:type="dxa"/>
          </w:tcPr>
          <w:p w14:paraId="29117B8F"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faalt</w:t>
            </w:r>
          </w:p>
        </w:tc>
        <w:tc>
          <w:tcPr>
            <w:tcW w:w="1804" w:type="dxa"/>
          </w:tcPr>
          <w:p w14:paraId="1EBDF884"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faalt</w:t>
            </w:r>
          </w:p>
        </w:tc>
      </w:tr>
      <w:tr w:rsidR="00E36B85" w:rsidRPr="00977231" w14:paraId="7C192B13" w14:textId="77777777" w:rsidTr="00E36B85">
        <w:tc>
          <w:tcPr>
            <w:cnfStyle w:val="001000000000" w:firstRow="0" w:lastRow="0" w:firstColumn="1" w:lastColumn="0" w:oddVBand="0" w:evenVBand="0" w:oddHBand="0" w:evenHBand="0" w:firstRowFirstColumn="0" w:firstRowLastColumn="0" w:lastRowFirstColumn="0" w:lastRowLastColumn="0"/>
            <w:tcW w:w="1803" w:type="dxa"/>
          </w:tcPr>
          <w:p w14:paraId="3337F6F6" w14:textId="77777777" w:rsidR="00E36B85" w:rsidRDefault="00E36B85" w:rsidP="00E36B85">
            <w:r>
              <w:t>5.</w:t>
            </w:r>
          </w:p>
        </w:tc>
        <w:tc>
          <w:tcPr>
            <w:tcW w:w="1803" w:type="dxa"/>
          </w:tcPr>
          <w:p w14:paraId="050A1237"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1803" w:type="dxa"/>
          </w:tcPr>
          <w:p w14:paraId="6E69691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1803" w:type="dxa"/>
          </w:tcPr>
          <w:p w14:paraId="5CF1C8DC"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H</w:t>
            </w:r>
          </w:p>
        </w:tc>
        <w:tc>
          <w:tcPr>
            <w:tcW w:w="1804" w:type="dxa"/>
          </w:tcPr>
          <w:p w14:paraId="42B3859A"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r>
      <w:tr w:rsidR="00E36B85" w14:paraId="2F5638D3"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C9678B4" w14:textId="77777777" w:rsidR="00E36B85" w:rsidRDefault="00E36B85" w:rsidP="00E36B85">
            <w:r>
              <w:t>5.</w:t>
            </w:r>
          </w:p>
        </w:tc>
        <w:tc>
          <w:tcPr>
            <w:tcW w:w="1803" w:type="dxa"/>
          </w:tcPr>
          <w:p w14:paraId="63A1748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14:paraId="43FFF82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4DDF778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4" w:type="dxa"/>
          </w:tcPr>
          <w:p w14:paraId="10F8AECA"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-2</w:t>
            </w:r>
          </w:p>
        </w:tc>
      </w:tr>
    </w:tbl>
    <w:p w14:paraId="70E8ED19" w14:textId="31649215" w:rsidR="00E36B85" w:rsidRDefault="00E36B85" w:rsidP="00E36B85">
      <w:r>
        <w:t>Werkt niet want het aantal mag niet negatief zijn.</w:t>
      </w:r>
    </w:p>
    <w:p w14:paraId="7A450485" w14:textId="77777777" w:rsidR="00E36B85" w:rsidRDefault="00E36B85" w:rsidP="00E36B85"/>
    <w:p w14:paraId="3C8596C8" w14:textId="77777777" w:rsidR="00037E73" w:rsidRDefault="00037E73" w:rsidP="00E36B85">
      <w:pPr>
        <w:rPr>
          <w:ins w:id="263" w:author="Egdom, Ronald van" w:date="2015-11-20T21:18:00Z"/>
          <w:lang w:val="en-US"/>
        </w:rPr>
      </w:pPr>
    </w:p>
    <w:p w14:paraId="32DCDB0F" w14:textId="77777777" w:rsidR="00E36B85" w:rsidRPr="00977231" w:rsidRDefault="00E36B85" w:rsidP="00E36B85">
      <w:pPr>
        <w:rPr>
          <w:lang w:val="en-US"/>
        </w:rPr>
      </w:pPr>
      <w:r w:rsidRPr="00977231">
        <w:rPr>
          <w:lang w:val="en-US"/>
        </w:rPr>
        <w:t xml:space="preserve">Scenario </w:t>
      </w:r>
      <w:r w:rsidRPr="00977231">
        <w:rPr>
          <w:b/>
          <w:lang w:val="en-US"/>
        </w:rPr>
        <w:t>3.-</w:t>
      </w:r>
      <w:r w:rsidRPr="00977231">
        <w:rPr>
          <w:lang w:val="en-US"/>
        </w:rPr>
        <w:t xml:space="preserve"> </w:t>
      </w:r>
      <w:r w:rsidRPr="00977231">
        <w:rPr>
          <w:i/>
          <w:lang w:val="en-US"/>
        </w:rPr>
        <w:t>Te veel besteld</w:t>
      </w:r>
    </w:p>
    <w:p w14:paraId="5DCC9568" w14:textId="77777777" w:rsidR="00E36B85" w:rsidRPr="00977231" w:rsidRDefault="00E36B85" w:rsidP="00E36B85">
      <w:pPr>
        <w:rPr>
          <w:lang w:val="en-US"/>
        </w:rPr>
      </w:pPr>
      <w:r w:rsidRPr="00977231">
        <w:rPr>
          <w:lang w:val="en-US"/>
        </w:rPr>
        <w:t xml:space="preserve">Test Case </w:t>
      </w:r>
      <w:r w:rsidRPr="00977231">
        <w:rPr>
          <w:b/>
          <w:lang w:val="en-US"/>
        </w:rPr>
        <w:t>1:</w:t>
      </w:r>
      <w:r w:rsidRPr="00977231">
        <w:rPr>
          <w:lang w:val="en-US"/>
        </w:rPr>
        <w:t xml:space="preserve"> Regular -&gt; Regular -&gt; Regular -&gt;</w:t>
      </w:r>
      <w:r>
        <w:rPr>
          <w:lang w:val="en-US"/>
        </w:rPr>
        <w:t xml:space="preserve"> Regular</w:t>
      </w:r>
    </w:p>
    <w:p w14:paraId="0C8C9126" w14:textId="77777777" w:rsidR="00E36B85" w:rsidRPr="00E36B85" w:rsidRDefault="00E36B85" w:rsidP="00E36B85">
      <w:pPr>
        <w:rPr>
          <w:lang w:val="en-GB"/>
        </w:rPr>
      </w:pPr>
      <w:r w:rsidRPr="00E36B85">
        <w:rPr>
          <w:lang w:val="en-GB"/>
        </w:rPr>
        <w:t>Werkt want alles klopt.</w:t>
      </w:r>
    </w:p>
    <w:p w14:paraId="07A91488" w14:textId="77777777" w:rsidR="00E36B85" w:rsidRPr="00977231" w:rsidRDefault="00E36B85" w:rsidP="00E36B85">
      <w:pPr>
        <w:rPr>
          <w:lang w:val="en-US"/>
        </w:rPr>
      </w:pPr>
      <w:r w:rsidRPr="00977231">
        <w:rPr>
          <w:lang w:val="en-US"/>
        </w:rPr>
        <w:t xml:space="preserve">Test Case </w:t>
      </w:r>
      <w:r w:rsidRPr="00977231">
        <w:rPr>
          <w:b/>
          <w:lang w:val="en-US"/>
        </w:rPr>
        <w:t>2:</w:t>
      </w:r>
      <w:r w:rsidRPr="00977231">
        <w:rPr>
          <w:lang w:val="en-US"/>
        </w:rPr>
        <w:t xml:space="preserve"> Invalid -&gt; Regular -&gt; Regular -&gt; </w:t>
      </w:r>
      <w:r>
        <w:rPr>
          <w:lang w:val="en-US"/>
        </w:rPr>
        <w:t>Invalid</w:t>
      </w:r>
    </w:p>
    <w:p w14:paraId="7C8561F2" w14:textId="77777777" w:rsidR="00E36B85" w:rsidRDefault="00E36B85" w:rsidP="00E36B85">
      <w:r>
        <w:t>Werkt niet want artikelID en Aantal bestaan uit één letter maar ArtikelID en Aantal moeten uit één of meerdere cijfers bestaan.</w:t>
      </w:r>
    </w:p>
    <w:p w14:paraId="240B7821" w14:textId="77777777" w:rsidR="00E36B85" w:rsidRPr="00977231" w:rsidRDefault="00E36B85" w:rsidP="00E36B85">
      <w:pPr>
        <w:rPr>
          <w:lang w:val="en-US"/>
        </w:rPr>
      </w:pPr>
      <w:r w:rsidRPr="00977231">
        <w:rPr>
          <w:lang w:val="en-US"/>
        </w:rPr>
        <w:t xml:space="preserve">Test Case </w:t>
      </w:r>
      <w:r w:rsidRPr="00977231">
        <w:rPr>
          <w:b/>
          <w:lang w:val="en-US"/>
        </w:rPr>
        <w:t>3:</w:t>
      </w:r>
      <w:r w:rsidRPr="00977231">
        <w:rPr>
          <w:lang w:val="en-US"/>
        </w:rPr>
        <w:t xml:space="preserve"> Regular -&gt; Negative -&gt; Negative -&gt; Regular</w:t>
      </w:r>
    </w:p>
    <w:p w14:paraId="670C3D2A" w14:textId="77777777" w:rsidR="00E36B85" w:rsidDel="00037E73" w:rsidRDefault="00E36B85" w:rsidP="00E36B85">
      <w:pPr>
        <w:rPr>
          <w:del w:id="264" w:author="Egdom, Ronald van" w:date="2015-11-20T21:18:00Z"/>
        </w:rPr>
      </w:pPr>
      <w:r>
        <w:t>Werkt niet want het aantal of het artikelID mag niet negatief zijn.</w:t>
      </w:r>
      <w:bookmarkStart w:id="265" w:name="_GoBack"/>
      <w:bookmarkEnd w:id="265"/>
    </w:p>
    <w:p w14:paraId="5B93506B" w14:textId="77777777" w:rsidR="00E36B85" w:rsidRDefault="00E36B85" w:rsidP="00E36B85"/>
    <w:tbl>
      <w:tblPr>
        <w:tblStyle w:val="PlainTable1"/>
        <w:tblW w:w="0" w:type="auto"/>
        <w:tblLook w:val="04A0" w:firstRow="1" w:lastRow="0" w:firstColumn="1" w:lastColumn="0" w:noHBand="0" w:noVBand="1"/>
      </w:tblPr>
      <w:tblGrid>
        <w:gridCol w:w="1803"/>
        <w:gridCol w:w="1803"/>
        <w:gridCol w:w="1803"/>
        <w:gridCol w:w="1803"/>
        <w:gridCol w:w="1803"/>
      </w:tblGrid>
      <w:tr w:rsidR="00E36B85" w14:paraId="332A3D7A"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D8102BF" w14:textId="77777777" w:rsidR="00E36B85" w:rsidRDefault="00E36B85" w:rsidP="00E36B85">
            <w:r>
              <w:t>Stap</w:t>
            </w:r>
          </w:p>
        </w:tc>
        <w:tc>
          <w:tcPr>
            <w:tcW w:w="1803" w:type="dxa"/>
          </w:tcPr>
          <w:p w14:paraId="1953261E"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14:paraId="25EA0060"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TC1</w:t>
            </w:r>
          </w:p>
        </w:tc>
        <w:tc>
          <w:tcPr>
            <w:tcW w:w="1803" w:type="dxa"/>
          </w:tcPr>
          <w:p w14:paraId="1D1D348D"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TC2</w:t>
            </w:r>
          </w:p>
        </w:tc>
        <w:tc>
          <w:tcPr>
            <w:tcW w:w="1803" w:type="dxa"/>
          </w:tcPr>
          <w:p w14:paraId="0475B841"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TC3</w:t>
            </w:r>
          </w:p>
        </w:tc>
      </w:tr>
      <w:tr w:rsidR="00E36B85" w14:paraId="42988DD9"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6853D12" w14:textId="77777777" w:rsidR="00E36B85" w:rsidRDefault="00E36B85" w:rsidP="00E36B85">
            <w:r>
              <w:t>Verwacht resultaat</w:t>
            </w:r>
          </w:p>
        </w:tc>
        <w:tc>
          <w:tcPr>
            <w:tcW w:w="1803" w:type="dxa"/>
          </w:tcPr>
          <w:p w14:paraId="7084CDE1"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p>
        </w:tc>
        <w:tc>
          <w:tcPr>
            <w:tcW w:w="1803" w:type="dxa"/>
          </w:tcPr>
          <w:p w14:paraId="31DB11C6"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Success </w:t>
            </w:r>
          </w:p>
        </w:tc>
        <w:tc>
          <w:tcPr>
            <w:tcW w:w="1803" w:type="dxa"/>
          </w:tcPr>
          <w:p w14:paraId="3C45951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Faalt </w:t>
            </w:r>
          </w:p>
        </w:tc>
        <w:tc>
          <w:tcPr>
            <w:tcW w:w="1803" w:type="dxa"/>
          </w:tcPr>
          <w:p w14:paraId="5475B47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Faalt </w:t>
            </w:r>
          </w:p>
        </w:tc>
      </w:tr>
      <w:tr w:rsidR="00E36B85" w14:paraId="79CC4294" w14:textId="77777777" w:rsidTr="00E36B85">
        <w:tc>
          <w:tcPr>
            <w:cnfStyle w:val="001000000000" w:firstRow="0" w:lastRow="0" w:firstColumn="1" w:lastColumn="0" w:oddVBand="0" w:evenVBand="0" w:oddHBand="0" w:evenHBand="0" w:firstRowFirstColumn="0" w:firstRowLastColumn="0" w:lastRowFirstColumn="0" w:lastRowLastColumn="0"/>
            <w:tcW w:w="1803" w:type="dxa"/>
          </w:tcPr>
          <w:p w14:paraId="71869126" w14:textId="77777777" w:rsidR="00E36B85" w:rsidRDefault="00E36B85" w:rsidP="00E36B85">
            <w:r>
              <w:t>5.</w:t>
            </w:r>
          </w:p>
        </w:tc>
        <w:tc>
          <w:tcPr>
            <w:tcW w:w="1803" w:type="dxa"/>
          </w:tcPr>
          <w:p w14:paraId="527B5E68"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1803" w:type="dxa"/>
          </w:tcPr>
          <w:p w14:paraId="61E1A282"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1803" w:type="dxa"/>
          </w:tcPr>
          <w:p w14:paraId="28243031"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H</w:t>
            </w:r>
          </w:p>
        </w:tc>
        <w:tc>
          <w:tcPr>
            <w:tcW w:w="1803" w:type="dxa"/>
          </w:tcPr>
          <w:p w14:paraId="0F598EE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1239</w:t>
            </w:r>
          </w:p>
        </w:tc>
      </w:tr>
      <w:tr w:rsidR="00E36B85" w14:paraId="147E0475"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C2321FA" w14:textId="77777777" w:rsidR="00E36B85" w:rsidRDefault="00E36B85" w:rsidP="00E36B85">
            <w:r>
              <w:t>5.</w:t>
            </w:r>
          </w:p>
        </w:tc>
        <w:tc>
          <w:tcPr>
            <w:tcW w:w="1803" w:type="dxa"/>
          </w:tcPr>
          <w:p w14:paraId="5ADB312F"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14:paraId="25FACF36"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21EC1D1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7A25BAD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-2</w:t>
            </w:r>
          </w:p>
        </w:tc>
      </w:tr>
      <w:tr w:rsidR="00E36B85" w14:paraId="4ED3B4CD" w14:textId="77777777" w:rsidTr="00E36B85">
        <w:tc>
          <w:tcPr>
            <w:cnfStyle w:val="001000000000" w:firstRow="0" w:lastRow="0" w:firstColumn="1" w:lastColumn="0" w:oddVBand="0" w:evenVBand="0" w:oddHBand="0" w:evenHBand="0" w:firstRowFirstColumn="0" w:firstRowLastColumn="0" w:lastRowFirstColumn="0" w:lastRowLastColumn="0"/>
            <w:tcW w:w="1803" w:type="dxa"/>
          </w:tcPr>
          <w:p w14:paraId="417DA617" w14:textId="77777777" w:rsidR="00E36B85" w:rsidRDefault="00E36B85" w:rsidP="00E36B85">
            <w:r>
              <w:t>10.</w:t>
            </w:r>
          </w:p>
        </w:tc>
        <w:tc>
          <w:tcPr>
            <w:tcW w:w="1803" w:type="dxa"/>
          </w:tcPr>
          <w:p w14:paraId="0C5992EE"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1803" w:type="dxa"/>
          </w:tcPr>
          <w:p w14:paraId="63666E61"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1339</w:t>
            </w:r>
          </w:p>
        </w:tc>
        <w:tc>
          <w:tcPr>
            <w:tcW w:w="1803" w:type="dxa"/>
          </w:tcPr>
          <w:p w14:paraId="6BA568BC"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1803" w:type="dxa"/>
          </w:tcPr>
          <w:p w14:paraId="43AFEAE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-1232</w:t>
            </w:r>
          </w:p>
        </w:tc>
      </w:tr>
      <w:tr w:rsidR="00E36B85" w14:paraId="671105E7"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CBF33E" w14:textId="77777777" w:rsidR="00E36B85" w:rsidRDefault="00E36B85" w:rsidP="00E36B85">
            <w:r>
              <w:t>10.</w:t>
            </w:r>
          </w:p>
        </w:tc>
        <w:tc>
          <w:tcPr>
            <w:tcW w:w="1803" w:type="dxa"/>
          </w:tcPr>
          <w:p w14:paraId="6D3F520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14:paraId="313B0C2C"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10</w:t>
            </w:r>
          </w:p>
        </w:tc>
        <w:tc>
          <w:tcPr>
            <w:tcW w:w="1803" w:type="dxa"/>
          </w:tcPr>
          <w:p w14:paraId="414EB2D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N</w:t>
            </w:r>
          </w:p>
        </w:tc>
        <w:tc>
          <w:tcPr>
            <w:tcW w:w="1803" w:type="dxa"/>
          </w:tcPr>
          <w:p w14:paraId="033017E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8</w:t>
            </w:r>
          </w:p>
        </w:tc>
      </w:tr>
    </w:tbl>
    <w:p w14:paraId="131C4FBB" w14:textId="77777777" w:rsidR="00E36B85" w:rsidRDefault="00E36B85" w:rsidP="00E36B85"/>
    <w:p w14:paraId="402B7720" w14:textId="77777777" w:rsidR="00E36B85" w:rsidRDefault="00E36B85" w:rsidP="00E36B85"/>
    <w:p w14:paraId="5E85D752" w14:textId="77777777" w:rsidR="00E36B85" w:rsidRDefault="00E36B85" w:rsidP="00E36B85"/>
    <w:p w14:paraId="4FA256AE" w14:textId="77777777" w:rsidR="00E36B85" w:rsidRDefault="00E36B85" w:rsidP="00E36B85"/>
    <w:p w14:paraId="21E42EA6" w14:textId="77777777" w:rsidR="00E36B85" w:rsidRDefault="00E36B85" w:rsidP="00E36B85"/>
    <w:p w14:paraId="49DE5D30" w14:textId="77777777" w:rsidR="00E36B85" w:rsidRDefault="00E36B85" w:rsidP="00E36B85"/>
    <w:p w14:paraId="72A9CDD4" w14:textId="77777777" w:rsidR="00E36B85" w:rsidRPr="005314E5" w:rsidRDefault="00E36B85" w:rsidP="00E36B85">
      <w:r w:rsidRPr="005314E5">
        <w:t xml:space="preserve">Scenario </w:t>
      </w:r>
      <w:r w:rsidRPr="005314E5">
        <w:rPr>
          <w:b/>
        </w:rPr>
        <w:t>5.-</w:t>
      </w:r>
      <w:r w:rsidRPr="005314E5">
        <w:t xml:space="preserve"> </w:t>
      </w:r>
      <w:r w:rsidRPr="005314E5">
        <w:rPr>
          <w:i/>
        </w:rPr>
        <w:t>bestelling niet compleet en spoed bestelling</w:t>
      </w:r>
    </w:p>
    <w:p w14:paraId="774A4495" w14:textId="77777777" w:rsidR="00E36B85" w:rsidRPr="005314E5" w:rsidRDefault="00E36B85" w:rsidP="00E36B85">
      <w:pPr>
        <w:rPr>
          <w:lang w:val="en-US"/>
        </w:rPr>
      </w:pPr>
      <w:r w:rsidRPr="005314E5">
        <w:rPr>
          <w:lang w:val="en-US"/>
        </w:rPr>
        <w:t xml:space="preserve">Test Case </w:t>
      </w:r>
      <w:r w:rsidRPr="005314E5">
        <w:rPr>
          <w:b/>
          <w:lang w:val="en-US"/>
        </w:rPr>
        <w:t>1:</w:t>
      </w:r>
      <w:r w:rsidRPr="005314E5">
        <w:rPr>
          <w:lang w:val="en-US"/>
        </w:rPr>
        <w:t xml:space="preserve"> Regular -&gt; Regular -&gt; Regular  -&gt; Regular</w:t>
      </w:r>
    </w:p>
    <w:p w14:paraId="77361105" w14:textId="77777777" w:rsidR="00E36B85" w:rsidRPr="005314E5" w:rsidRDefault="00E36B85" w:rsidP="00E36B85">
      <w:pPr>
        <w:rPr>
          <w:lang w:val="en-US"/>
        </w:rPr>
      </w:pPr>
      <w:r w:rsidRPr="005314E5">
        <w:rPr>
          <w:lang w:val="en-US"/>
        </w:rPr>
        <w:t>Werkt want alles klopt.</w:t>
      </w:r>
    </w:p>
    <w:p w14:paraId="7037E79F" w14:textId="77777777" w:rsidR="00E36B85" w:rsidRPr="005314E5" w:rsidRDefault="00E36B85" w:rsidP="00E36B85">
      <w:pPr>
        <w:rPr>
          <w:lang w:val="en-US"/>
        </w:rPr>
      </w:pPr>
      <w:r w:rsidRPr="005314E5">
        <w:rPr>
          <w:lang w:val="en-US"/>
        </w:rPr>
        <w:t xml:space="preserve">Test Case </w:t>
      </w:r>
      <w:r w:rsidRPr="005314E5">
        <w:rPr>
          <w:b/>
          <w:lang w:val="en-US"/>
        </w:rPr>
        <w:t>2:</w:t>
      </w:r>
      <w:r w:rsidRPr="005314E5">
        <w:rPr>
          <w:lang w:val="en-US"/>
        </w:rPr>
        <w:t xml:space="preserve"> Invalid -&gt; Regular -&gt; Regular -&gt; Invalid.</w:t>
      </w:r>
    </w:p>
    <w:p w14:paraId="2BBDB3E0" w14:textId="77777777" w:rsidR="00E36B85" w:rsidRPr="003F19B3" w:rsidRDefault="00E36B85" w:rsidP="00E36B85">
      <w:r w:rsidRPr="003F19B3">
        <w:t xml:space="preserve">Werkt niet want artikelID </w:t>
      </w:r>
      <w:r>
        <w:t>en aantal bestaan uit één letter. ArtikelID en aantal moeten uit één of meerdere cijfers bestaan.</w:t>
      </w:r>
    </w:p>
    <w:p w14:paraId="27AA6E9F" w14:textId="77777777" w:rsidR="00E36B85" w:rsidRPr="005314E5" w:rsidRDefault="00E36B85" w:rsidP="00E36B85">
      <w:pPr>
        <w:rPr>
          <w:lang w:val="en-US"/>
        </w:rPr>
      </w:pPr>
      <w:r w:rsidRPr="005314E5">
        <w:rPr>
          <w:lang w:val="en-US"/>
        </w:rPr>
        <w:t xml:space="preserve">Test Case </w:t>
      </w:r>
      <w:r w:rsidRPr="005314E5">
        <w:rPr>
          <w:b/>
          <w:lang w:val="en-US"/>
        </w:rPr>
        <w:t>3:</w:t>
      </w:r>
      <w:r w:rsidRPr="005314E5">
        <w:rPr>
          <w:lang w:val="en-US"/>
        </w:rPr>
        <w:t xml:space="preserve"> Large -&gt; Regular -&gt; Regular -&gt;</w:t>
      </w:r>
      <w:r>
        <w:rPr>
          <w:lang w:val="en-US"/>
        </w:rPr>
        <w:t xml:space="preserve"> Regular</w:t>
      </w:r>
    </w:p>
    <w:p w14:paraId="50627FDC" w14:textId="77777777" w:rsidR="00E36B85" w:rsidRPr="003F19B3" w:rsidRDefault="00E36B85" w:rsidP="00E36B85">
      <w:r>
        <w:t>Werkt niet ArtikelID is een te groot getal</w:t>
      </w:r>
    </w:p>
    <w:tbl>
      <w:tblPr>
        <w:tblStyle w:val="PlainTable1"/>
        <w:tblpPr w:leftFromText="180" w:rightFromText="180" w:vertAnchor="text" w:horzAnchor="margin" w:tblpY="3"/>
        <w:tblW w:w="0" w:type="auto"/>
        <w:tblLook w:val="04A0" w:firstRow="1" w:lastRow="0" w:firstColumn="1" w:lastColumn="0" w:noHBand="0" w:noVBand="1"/>
      </w:tblPr>
      <w:tblGrid>
        <w:gridCol w:w="1123"/>
        <w:gridCol w:w="1120"/>
        <w:gridCol w:w="939"/>
        <w:gridCol w:w="711"/>
        <w:gridCol w:w="5123"/>
      </w:tblGrid>
      <w:tr w:rsidR="00E36B85" w14:paraId="0D329051"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B390169" w14:textId="77777777" w:rsidR="00E36B85" w:rsidRDefault="00E36B85" w:rsidP="00E36B85">
            <w:r>
              <w:t>Stap</w:t>
            </w:r>
          </w:p>
        </w:tc>
        <w:tc>
          <w:tcPr>
            <w:tcW w:w="1120" w:type="dxa"/>
          </w:tcPr>
          <w:p w14:paraId="34F7F156"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Variabele</w:t>
            </w:r>
          </w:p>
        </w:tc>
        <w:tc>
          <w:tcPr>
            <w:tcW w:w="939" w:type="dxa"/>
          </w:tcPr>
          <w:p w14:paraId="26F24211"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TC1</w:t>
            </w:r>
          </w:p>
        </w:tc>
        <w:tc>
          <w:tcPr>
            <w:tcW w:w="711" w:type="dxa"/>
          </w:tcPr>
          <w:p w14:paraId="36DD4724"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TC2</w:t>
            </w:r>
          </w:p>
        </w:tc>
        <w:tc>
          <w:tcPr>
            <w:tcW w:w="5123" w:type="dxa"/>
          </w:tcPr>
          <w:p w14:paraId="61FEF60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TC3</w:t>
            </w:r>
          </w:p>
        </w:tc>
      </w:tr>
      <w:tr w:rsidR="00E36B85" w14:paraId="7D31820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D7385C" w14:textId="77777777" w:rsidR="00E36B85" w:rsidRDefault="00E36B85" w:rsidP="00E36B85">
            <w:r>
              <w:t>Verwacht resultaat</w:t>
            </w:r>
          </w:p>
        </w:tc>
        <w:tc>
          <w:tcPr>
            <w:tcW w:w="1120" w:type="dxa"/>
          </w:tcPr>
          <w:p w14:paraId="4699FF7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p>
        </w:tc>
        <w:tc>
          <w:tcPr>
            <w:tcW w:w="939" w:type="dxa"/>
          </w:tcPr>
          <w:p w14:paraId="1CEA03C6"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Success </w:t>
            </w:r>
          </w:p>
        </w:tc>
        <w:tc>
          <w:tcPr>
            <w:tcW w:w="711" w:type="dxa"/>
          </w:tcPr>
          <w:p w14:paraId="589F755B"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Faalt </w:t>
            </w:r>
          </w:p>
        </w:tc>
        <w:tc>
          <w:tcPr>
            <w:tcW w:w="5123" w:type="dxa"/>
          </w:tcPr>
          <w:p w14:paraId="7866074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Faalt</w:t>
            </w:r>
          </w:p>
        </w:tc>
      </w:tr>
      <w:tr w:rsidR="00E36B85" w14:paraId="75A2D536" w14:textId="77777777" w:rsidTr="00E36B85">
        <w:tc>
          <w:tcPr>
            <w:cnfStyle w:val="001000000000" w:firstRow="0" w:lastRow="0" w:firstColumn="1" w:lastColumn="0" w:oddVBand="0" w:evenVBand="0" w:oddHBand="0" w:evenHBand="0" w:firstRowFirstColumn="0" w:firstRowLastColumn="0" w:lastRowFirstColumn="0" w:lastRowLastColumn="0"/>
            <w:tcW w:w="1123" w:type="dxa"/>
          </w:tcPr>
          <w:p w14:paraId="6F5768DD" w14:textId="77777777" w:rsidR="00E36B85" w:rsidRDefault="00E36B85" w:rsidP="00E36B85">
            <w:r>
              <w:t>5.</w:t>
            </w:r>
          </w:p>
        </w:tc>
        <w:tc>
          <w:tcPr>
            <w:tcW w:w="1120" w:type="dxa"/>
          </w:tcPr>
          <w:p w14:paraId="075EEA63"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 xml:space="preserve">ArtikelID </w:t>
            </w:r>
          </w:p>
        </w:tc>
        <w:tc>
          <w:tcPr>
            <w:tcW w:w="939" w:type="dxa"/>
          </w:tcPr>
          <w:p w14:paraId="5F52946E"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711" w:type="dxa"/>
          </w:tcPr>
          <w:p w14:paraId="7E153033"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H</w:t>
            </w:r>
          </w:p>
        </w:tc>
        <w:tc>
          <w:tcPr>
            <w:tcW w:w="5123" w:type="dxa"/>
          </w:tcPr>
          <w:p w14:paraId="0DE7187B"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32423048230948320948230948239048209382403948</w:t>
            </w:r>
          </w:p>
        </w:tc>
      </w:tr>
      <w:tr w:rsidR="00E36B85" w14:paraId="0060187E"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2DA711B" w14:textId="77777777" w:rsidR="00E36B85" w:rsidRDefault="00E36B85" w:rsidP="00E36B85">
            <w:r>
              <w:t>5.</w:t>
            </w:r>
          </w:p>
        </w:tc>
        <w:tc>
          <w:tcPr>
            <w:tcW w:w="1120" w:type="dxa"/>
          </w:tcPr>
          <w:p w14:paraId="1131CF4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939" w:type="dxa"/>
          </w:tcPr>
          <w:p w14:paraId="3EE9D90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6</w:t>
            </w:r>
          </w:p>
        </w:tc>
        <w:tc>
          <w:tcPr>
            <w:tcW w:w="711" w:type="dxa"/>
          </w:tcPr>
          <w:p w14:paraId="2C3779D2"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6</w:t>
            </w:r>
          </w:p>
        </w:tc>
        <w:tc>
          <w:tcPr>
            <w:tcW w:w="5123" w:type="dxa"/>
          </w:tcPr>
          <w:p w14:paraId="6749416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4</w:t>
            </w:r>
          </w:p>
        </w:tc>
      </w:tr>
      <w:tr w:rsidR="00E36B85" w14:paraId="59B0CB73" w14:textId="77777777" w:rsidTr="00E36B85">
        <w:tc>
          <w:tcPr>
            <w:cnfStyle w:val="001000000000" w:firstRow="0" w:lastRow="0" w:firstColumn="1" w:lastColumn="0" w:oddVBand="0" w:evenVBand="0" w:oddHBand="0" w:evenHBand="0" w:firstRowFirstColumn="0" w:firstRowLastColumn="0" w:lastRowFirstColumn="0" w:lastRowLastColumn="0"/>
            <w:tcW w:w="1123" w:type="dxa"/>
          </w:tcPr>
          <w:p w14:paraId="01985319" w14:textId="77777777" w:rsidR="00E36B85" w:rsidRDefault="00E36B85" w:rsidP="00E36B85">
            <w:r>
              <w:t>10.</w:t>
            </w:r>
          </w:p>
        </w:tc>
        <w:tc>
          <w:tcPr>
            <w:tcW w:w="1120" w:type="dxa"/>
          </w:tcPr>
          <w:p w14:paraId="4BB897D6"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939" w:type="dxa"/>
          </w:tcPr>
          <w:p w14:paraId="03A5C5F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1339</w:t>
            </w:r>
          </w:p>
        </w:tc>
        <w:tc>
          <w:tcPr>
            <w:tcW w:w="711" w:type="dxa"/>
          </w:tcPr>
          <w:p w14:paraId="09A8965C"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1338</w:t>
            </w:r>
          </w:p>
        </w:tc>
        <w:tc>
          <w:tcPr>
            <w:tcW w:w="5123" w:type="dxa"/>
          </w:tcPr>
          <w:p w14:paraId="239D040A"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1232</w:t>
            </w:r>
          </w:p>
        </w:tc>
      </w:tr>
      <w:tr w:rsidR="00E36B85" w14:paraId="4C4EC54C"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E79D01E" w14:textId="77777777" w:rsidR="00E36B85" w:rsidRDefault="00E36B85" w:rsidP="00E36B85">
            <w:r>
              <w:t>10.</w:t>
            </w:r>
          </w:p>
        </w:tc>
        <w:tc>
          <w:tcPr>
            <w:tcW w:w="1120" w:type="dxa"/>
          </w:tcPr>
          <w:p w14:paraId="52320AD4"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939" w:type="dxa"/>
          </w:tcPr>
          <w:p w14:paraId="64D651A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10</w:t>
            </w:r>
          </w:p>
        </w:tc>
        <w:tc>
          <w:tcPr>
            <w:tcW w:w="711" w:type="dxa"/>
          </w:tcPr>
          <w:p w14:paraId="0D06C644"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I</w:t>
            </w:r>
          </w:p>
        </w:tc>
        <w:tc>
          <w:tcPr>
            <w:tcW w:w="5123" w:type="dxa"/>
          </w:tcPr>
          <w:p w14:paraId="57F0CF5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23</w:t>
            </w:r>
          </w:p>
        </w:tc>
      </w:tr>
    </w:tbl>
    <w:p w14:paraId="6DCFFA4E" w14:textId="77777777" w:rsidR="00E36B85" w:rsidRPr="003F19B3" w:rsidRDefault="00E36B85" w:rsidP="00E36B85"/>
    <w:p w14:paraId="095D73CB" w14:textId="77777777" w:rsidR="00C17082" w:rsidRDefault="00C17082" w:rsidP="00E36B85">
      <w:pPr>
        <w:pStyle w:val="Heading2"/>
      </w:pPr>
    </w:p>
    <w:p w14:paraId="6B52016D" w14:textId="77777777" w:rsidR="00427CB2" w:rsidRPr="00E36B85" w:rsidRDefault="00DD1943" w:rsidP="00DD1943">
      <w:pPr>
        <w:pStyle w:val="Heading2"/>
      </w:pPr>
      <w:bookmarkStart w:id="266" w:name="_Toc435817365"/>
      <w:r w:rsidRPr="00E36B85">
        <w:t xml:space="preserve">Testcase </w:t>
      </w:r>
      <w:r w:rsidR="005D1A5C" w:rsidRPr="00E36B85">
        <w:t>‘</w:t>
      </w:r>
      <w:r w:rsidRPr="00E36B85">
        <w:t>Opmaken dagkas</w:t>
      </w:r>
      <w:r w:rsidR="005D1A5C" w:rsidRPr="00E36B85">
        <w:t>’</w:t>
      </w:r>
      <w:bookmarkEnd w:id="266"/>
      <w:r w:rsidR="008C7B9E" w:rsidRPr="00E36B85">
        <w:tab/>
      </w:r>
    </w:p>
    <w:p w14:paraId="0095B6D6" w14:textId="77777777" w:rsidR="00C17082" w:rsidRPr="00E36B85" w:rsidRDefault="00C17082" w:rsidP="00C17082">
      <w:pPr>
        <w:rPr>
          <w:i/>
        </w:rPr>
      </w:pPr>
      <w:r w:rsidRPr="00E36B85">
        <w:t xml:space="preserve">Scenario </w:t>
      </w:r>
      <w:r w:rsidRPr="00E36B85">
        <w:rPr>
          <w:b/>
        </w:rPr>
        <w:t>3</w:t>
      </w:r>
      <w:r w:rsidRPr="00E36B85">
        <w:t xml:space="preserve">.- </w:t>
      </w:r>
      <w:r w:rsidRPr="00E36B85">
        <w:rPr>
          <w:i/>
        </w:rPr>
        <w:t>Basic Flow meerdere verkoopregels</w:t>
      </w:r>
    </w:p>
    <w:p w14:paraId="0A93D86F" w14:textId="77777777" w:rsidR="00C17082" w:rsidRPr="00886F3A" w:rsidRDefault="00C17082" w:rsidP="00C17082">
      <w:pPr>
        <w:ind w:left="8640" w:hanging="8640"/>
        <w:rPr>
          <w:lang w:val="en-GB"/>
        </w:rPr>
      </w:pPr>
      <w:r w:rsidRPr="00886F3A">
        <w:rPr>
          <w:lang w:val="en-GB"/>
        </w:rPr>
        <w:t xml:space="preserve">Test Case </w:t>
      </w:r>
      <w:r w:rsidRPr="007A7BD2">
        <w:rPr>
          <w:b/>
          <w:lang w:val="en-GB"/>
          <w:rPrChange w:id="267" w:author="Egdom, Ronald van" w:date="2015-11-20T21:09:00Z">
            <w:rPr>
              <w:lang w:val="en-GB"/>
            </w:rPr>
          </w:rPrChange>
        </w:rPr>
        <w:t>1:</w:t>
      </w:r>
      <w:r w:rsidRPr="00886F3A">
        <w:rPr>
          <w:lang w:val="en-GB"/>
        </w:rPr>
        <w:t xml:space="preserve"> Regular -&gt; Regular</w:t>
      </w:r>
    </w:p>
    <w:p w14:paraId="64E2BFA3" w14:textId="77777777" w:rsidR="00C17082" w:rsidRPr="007A7BD2" w:rsidRDefault="00C17082" w:rsidP="00C17082">
      <w:pPr>
        <w:rPr>
          <w:rPrChange w:id="268" w:author="Egdom, Ronald van" w:date="2015-11-20T21:01:00Z">
            <w:rPr>
              <w:lang w:val="en-US"/>
            </w:rPr>
          </w:rPrChange>
        </w:rPr>
      </w:pPr>
      <w:r w:rsidRPr="007A7BD2">
        <w:rPr>
          <w:rPrChange w:id="269" w:author="Egdom, Ronald van" w:date="2015-11-20T21:01:00Z">
            <w:rPr>
              <w:lang w:val="en-US"/>
            </w:rPr>
          </w:rPrChange>
        </w:rPr>
        <w:t>Werkt want alles is correct ingevoerd.</w:t>
      </w:r>
    </w:p>
    <w:p w14:paraId="69DEC716" w14:textId="77777777" w:rsidR="00C17082" w:rsidRPr="007A7BD2" w:rsidRDefault="00C17082" w:rsidP="00C17082">
      <w:pPr>
        <w:rPr>
          <w:rPrChange w:id="270" w:author="Egdom, Ronald van" w:date="2015-11-20T21:01:00Z">
            <w:rPr>
              <w:lang w:val="en-US"/>
            </w:rPr>
          </w:rPrChange>
        </w:rPr>
      </w:pPr>
      <w:r w:rsidRPr="007A7BD2">
        <w:rPr>
          <w:rPrChange w:id="271" w:author="Egdom, Ronald van" w:date="2015-11-20T21:01:00Z">
            <w:rPr>
              <w:lang w:val="en-US"/>
            </w:rPr>
          </w:rPrChange>
        </w:rPr>
        <w:t xml:space="preserve">Test Case </w:t>
      </w:r>
      <w:r w:rsidRPr="007A7BD2">
        <w:rPr>
          <w:b/>
          <w:rPrChange w:id="272" w:author="Egdom, Ronald van" w:date="2015-11-20T21:09:00Z">
            <w:rPr>
              <w:lang w:val="en-US"/>
            </w:rPr>
          </w:rPrChange>
        </w:rPr>
        <w:t xml:space="preserve">2: </w:t>
      </w:r>
      <w:r w:rsidRPr="007A7BD2">
        <w:rPr>
          <w:rPrChange w:id="273" w:author="Egdom, Ronald van" w:date="2015-11-20T21:01:00Z">
            <w:rPr>
              <w:lang w:val="en-US"/>
            </w:rPr>
          </w:rPrChange>
        </w:rPr>
        <w:t>Regular -&gt;Negative -&gt; Negative</w:t>
      </w:r>
    </w:p>
    <w:p w14:paraId="22888AAF" w14:textId="77777777" w:rsidR="00C17082" w:rsidRPr="00886F3A" w:rsidRDefault="00C17082" w:rsidP="00C17082">
      <w:r w:rsidRPr="00C17082">
        <w:t>W</w:t>
      </w:r>
      <w:r w:rsidRPr="00886F3A">
        <w:t xml:space="preserve">erkt niet </w:t>
      </w:r>
      <w:r>
        <w:t>want het aantal verkoopregels mag niet negatief zijn.</w:t>
      </w:r>
    </w:p>
    <w:p w14:paraId="6B3D206E" w14:textId="77777777" w:rsidR="00C17082" w:rsidRPr="00C17082" w:rsidRDefault="00C17082" w:rsidP="00C17082">
      <w:r w:rsidRPr="00C17082">
        <w:t xml:space="preserve">Test Case </w:t>
      </w:r>
      <w:r w:rsidRPr="007A7BD2">
        <w:rPr>
          <w:b/>
          <w:rPrChange w:id="274" w:author="Egdom, Ronald van" w:date="2015-11-20T21:09:00Z">
            <w:rPr/>
          </w:rPrChange>
        </w:rPr>
        <w:t>3:</w:t>
      </w:r>
      <w:r w:rsidRPr="00C17082">
        <w:t xml:space="preserve"> Illegal -&gt; Regular-&gt; </w:t>
      </w:r>
      <w:r>
        <w:t>Regular</w:t>
      </w:r>
    </w:p>
    <w:p w14:paraId="23121965" w14:textId="77777777" w:rsidR="00C17082" w:rsidRPr="00886F3A" w:rsidRDefault="00C17082" w:rsidP="00C17082">
      <w:r w:rsidRPr="00886F3A">
        <w:t xml:space="preserve">Werkt niet want het aantal </w:t>
      </w:r>
      <w:r>
        <w:t>verkopen mag niet uit ongeldige tekens bestaan</w:t>
      </w:r>
    </w:p>
    <w:tbl>
      <w:tblPr>
        <w:tblStyle w:val="PlainTable1"/>
        <w:tblpPr w:leftFromText="141" w:rightFromText="141" w:vertAnchor="text" w:horzAnchor="margin" w:tblpY="114"/>
        <w:tblW w:w="0" w:type="auto"/>
        <w:tblLook w:val="04A0" w:firstRow="1" w:lastRow="0" w:firstColumn="1" w:lastColumn="0" w:noHBand="0" w:noVBand="1"/>
      </w:tblPr>
      <w:tblGrid>
        <w:gridCol w:w="1502"/>
        <w:gridCol w:w="1511"/>
        <w:gridCol w:w="1503"/>
        <w:gridCol w:w="1503"/>
        <w:gridCol w:w="1503"/>
      </w:tblGrid>
      <w:tr w:rsidR="00C17082" w14:paraId="3018A872"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864EDDE" w14:textId="77777777" w:rsidR="00C17082" w:rsidRDefault="00C17082" w:rsidP="00E36B85">
            <w:pPr>
              <w:rPr>
                <w:lang w:val="en-GB"/>
              </w:rPr>
            </w:pPr>
            <w:r>
              <w:rPr>
                <w:lang w:val="en-GB"/>
              </w:rPr>
              <w:t>Stap</w:t>
            </w:r>
          </w:p>
        </w:tc>
        <w:tc>
          <w:tcPr>
            <w:tcW w:w="1502" w:type="dxa"/>
          </w:tcPr>
          <w:p w14:paraId="23061DA4"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Variabele</w:t>
            </w:r>
          </w:p>
        </w:tc>
        <w:tc>
          <w:tcPr>
            <w:tcW w:w="1503" w:type="dxa"/>
          </w:tcPr>
          <w:p w14:paraId="3CABD4B3"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TC1</w:t>
            </w:r>
          </w:p>
        </w:tc>
        <w:tc>
          <w:tcPr>
            <w:tcW w:w="1503" w:type="dxa"/>
          </w:tcPr>
          <w:p w14:paraId="270BB2BE"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TC2</w:t>
            </w:r>
          </w:p>
        </w:tc>
        <w:tc>
          <w:tcPr>
            <w:tcW w:w="1503" w:type="dxa"/>
          </w:tcPr>
          <w:p w14:paraId="06D4E317"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TC3</w:t>
            </w:r>
          </w:p>
        </w:tc>
      </w:tr>
      <w:tr w:rsidR="00C17082" w14:paraId="19E0C0FD"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02F501" w14:textId="77777777" w:rsidR="00C17082" w:rsidRDefault="00C17082" w:rsidP="00E36B85">
            <w:pPr>
              <w:rPr>
                <w:lang w:val="en-GB"/>
              </w:rPr>
            </w:pPr>
            <w:r>
              <w:rPr>
                <w:lang w:val="en-GB"/>
              </w:rPr>
              <w:t>Verwacht resultaat</w:t>
            </w:r>
          </w:p>
        </w:tc>
        <w:tc>
          <w:tcPr>
            <w:tcW w:w="1502" w:type="dxa"/>
          </w:tcPr>
          <w:p w14:paraId="357E0E2A"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p>
        </w:tc>
        <w:tc>
          <w:tcPr>
            <w:tcW w:w="1503" w:type="dxa"/>
          </w:tcPr>
          <w:p w14:paraId="3FF24330"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rPr>
                <w:lang w:val="en-GB"/>
              </w:rPr>
              <w:t>Succes</w:t>
            </w:r>
          </w:p>
        </w:tc>
        <w:tc>
          <w:tcPr>
            <w:tcW w:w="1503" w:type="dxa"/>
          </w:tcPr>
          <w:p w14:paraId="4C0871C9"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rPr>
                <w:lang w:val="en-GB"/>
              </w:rPr>
              <w:t>Faalt</w:t>
            </w:r>
          </w:p>
        </w:tc>
        <w:tc>
          <w:tcPr>
            <w:tcW w:w="1503" w:type="dxa"/>
          </w:tcPr>
          <w:p w14:paraId="7B0214B1"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rPr>
                <w:lang w:val="en-GB"/>
              </w:rPr>
              <w:t>Faalt</w:t>
            </w:r>
          </w:p>
        </w:tc>
      </w:tr>
      <w:tr w:rsidR="00C17082" w14:paraId="4C7BC386"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5E5878F5" w14:textId="61F39769" w:rsidR="00C17082" w:rsidRDefault="00C17082" w:rsidP="00E36B85">
            <w:pPr>
              <w:rPr>
                <w:lang w:val="en-GB"/>
              </w:rPr>
            </w:pPr>
            <w:r>
              <w:rPr>
                <w:lang w:val="en-GB"/>
              </w:rPr>
              <w:t>2</w:t>
            </w:r>
            <w:ins w:id="275" w:author="Egdom, Ronald van" w:date="2015-11-20T21:10:00Z">
              <w:r w:rsidR="007A7BD2">
                <w:rPr>
                  <w:lang w:val="en-GB"/>
                </w:rPr>
                <w:t>.</w:t>
              </w:r>
            </w:ins>
          </w:p>
        </w:tc>
        <w:tc>
          <w:tcPr>
            <w:tcW w:w="1502" w:type="dxa"/>
          </w:tcPr>
          <w:p w14:paraId="0325410C"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Verkopen</w:t>
            </w:r>
          </w:p>
        </w:tc>
        <w:tc>
          <w:tcPr>
            <w:tcW w:w="1503" w:type="dxa"/>
          </w:tcPr>
          <w:p w14:paraId="473D2E5E"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2</w:t>
            </w:r>
          </w:p>
        </w:tc>
        <w:tc>
          <w:tcPr>
            <w:tcW w:w="1503" w:type="dxa"/>
          </w:tcPr>
          <w:p w14:paraId="1128B128"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2</w:t>
            </w:r>
          </w:p>
        </w:tc>
        <w:tc>
          <w:tcPr>
            <w:tcW w:w="1503" w:type="dxa"/>
          </w:tcPr>
          <w:p w14:paraId="61211050" w14:textId="77777777" w:rsidR="00C17082" w:rsidRDefault="00C17082" w:rsidP="00E36B85">
            <w:pPr>
              <w:ind w:left="31680" w:hanging="31680"/>
              <w:cnfStyle w:val="000000000000" w:firstRow="0" w:lastRow="0" w:firstColumn="0" w:lastColumn="0" w:oddVBand="0" w:evenVBand="0" w:oddHBand="0" w:evenHBand="0" w:firstRowFirstColumn="0" w:firstRowLastColumn="0" w:lastRowFirstColumn="0" w:lastRowLastColumn="0"/>
              <w:rPr>
                <w:lang w:val="en-GB"/>
              </w:rPr>
            </w:pPr>
            <w:r>
              <w:t>H@#Y</w:t>
            </w:r>
          </w:p>
        </w:tc>
      </w:tr>
      <w:tr w:rsidR="00C17082" w14:paraId="0E7BBFC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308CC30" w14:textId="590486B6" w:rsidR="00C17082" w:rsidRDefault="00C17082" w:rsidP="00E36B85">
            <w:pPr>
              <w:rPr>
                <w:lang w:val="en-GB"/>
              </w:rPr>
            </w:pPr>
            <w:r>
              <w:t>5</w:t>
            </w:r>
            <w:ins w:id="276" w:author="Egdom, Ronald van" w:date="2015-11-20T21:11:00Z">
              <w:r w:rsidR="007A7BD2">
                <w:t>.</w:t>
              </w:r>
            </w:ins>
          </w:p>
        </w:tc>
        <w:tc>
          <w:tcPr>
            <w:tcW w:w="1502" w:type="dxa"/>
          </w:tcPr>
          <w:p w14:paraId="438E257A"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Verkoopregels</w:t>
            </w:r>
          </w:p>
        </w:tc>
        <w:tc>
          <w:tcPr>
            <w:tcW w:w="1503" w:type="dxa"/>
          </w:tcPr>
          <w:p w14:paraId="3F40A392"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2</w:t>
            </w:r>
          </w:p>
        </w:tc>
        <w:tc>
          <w:tcPr>
            <w:tcW w:w="1503" w:type="dxa"/>
          </w:tcPr>
          <w:p w14:paraId="2DCFE13F"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-1</w:t>
            </w:r>
          </w:p>
        </w:tc>
        <w:tc>
          <w:tcPr>
            <w:tcW w:w="1503" w:type="dxa"/>
          </w:tcPr>
          <w:p w14:paraId="1B00F31F"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2</w:t>
            </w:r>
          </w:p>
        </w:tc>
      </w:tr>
      <w:tr w:rsidR="00C17082" w14:paraId="679173CF"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3C7A2FFB" w14:textId="1DB0DFB7" w:rsidR="00C17082" w:rsidRDefault="00C17082" w:rsidP="00E36B85">
            <w:r>
              <w:t>5</w:t>
            </w:r>
            <w:ins w:id="277" w:author="Egdom, Ronald van" w:date="2015-11-20T21:11:00Z">
              <w:r w:rsidR="007A7BD2">
                <w:t>.</w:t>
              </w:r>
            </w:ins>
          </w:p>
        </w:tc>
        <w:tc>
          <w:tcPr>
            <w:tcW w:w="1502" w:type="dxa"/>
          </w:tcPr>
          <w:p w14:paraId="368F8A79"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Verkoopregels</w:t>
            </w:r>
          </w:p>
        </w:tc>
        <w:tc>
          <w:tcPr>
            <w:tcW w:w="1503" w:type="dxa"/>
          </w:tcPr>
          <w:p w14:paraId="3BC01913"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c>
          <w:tcPr>
            <w:tcW w:w="1503" w:type="dxa"/>
          </w:tcPr>
          <w:p w14:paraId="538ED4EE"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-2?</w:t>
            </w:r>
          </w:p>
        </w:tc>
        <w:tc>
          <w:tcPr>
            <w:tcW w:w="1503" w:type="dxa"/>
          </w:tcPr>
          <w:p w14:paraId="298B7EF0"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r>
    </w:tbl>
    <w:p w14:paraId="5214B5FF" w14:textId="77777777" w:rsidR="00C17082" w:rsidRDefault="00C17082" w:rsidP="00C17082"/>
    <w:p w14:paraId="7F96E3C1" w14:textId="77777777" w:rsidR="00C17082" w:rsidRDefault="00C17082" w:rsidP="00C17082"/>
    <w:p w14:paraId="5AAC676F" w14:textId="77777777" w:rsidR="00C17082" w:rsidRDefault="00C17082" w:rsidP="00C17082"/>
    <w:p w14:paraId="23090523" w14:textId="77777777" w:rsidR="00C17082" w:rsidRDefault="00C17082" w:rsidP="00C17082"/>
    <w:p w14:paraId="75FC1F20" w14:textId="6442FB58" w:rsidR="00E36B85" w:rsidRDefault="00E36B85">
      <w:r>
        <w:br w:type="page"/>
      </w:r>
    </w:p>
    <w:p w14:paraId="02D7831F" w14:textId="77777777" w:rsidR="00C17082" w:rsidRPr="00F2018F" w:rsidRDefault="00C17082" w:rsidP="00C17082">
      <w:pPr>
        <w:rPr>
          <w:i/>
          <w:lang w:val="en-GB"/>
        </w:rPr>
      </w:pPr>
      <w:r w:rsidRPr="00F2018F">
        <w:rPr>
          <w:lang w:val="en-GB"/>
        </w:rPr>
        <w:lastRenderedPageBreak/>
        <w:t xml:space="preserve">Scenario </w:t>
      </w:r>
      <w:r w:rsidRPr="00F2018F">
        <w:rPr>
          <w:b/>
          <w:lang w:val="en-GB"/>
        </w:rPr>
        <w:t>5</w:t>
      </w:r>
      <w:r w:rsidRPr="00F2018F">
        <w:rPr>
          <w:lang w:val="en-GB"/>
        </w:rPr>
        <w:t xml:space="preserve">.- </w:t>
      </w:r>
      <w:r w:rsidRPr="00F2018F">
        <w:rPr>
          <w:i/>
          <w:lang w:val="en-GB"/>
        </w:rPr>
        <w:t>Gebruiker annuleert</w:t>
      </w:r>
      <w:r>
        <w:rPr>
          <w:i/>
        </w:rPr>
        <w:t xml:space="preserve"> dagkas</w:t>
      </w:r>
    </w:p>
    <w:p w14:paraId="20CDE087" w14:textId="77777777" w:rsidR="00C17082" w:rsidRPr="00631CC9" w:rsidRDefault="00C17082" w:rsidP="00C17082">
      <w:r w:rsidRPr="00631CC9">
        <w:t xml:space="preserve">Test Case </w:t>
      </w:r>
      <w:r w:rsidRPr="007A7BD2">
        <w:rPr>
          <w:b/>
          <w:rPrChange w:id="278" w:author="Egdom, Ronald van" w:date="2015-11-20T21:09:00Z">
            <w:rPr/>
          </w:rPrChange>
        </w:rPr>
        <w:t>1:</w:t>
      </w:r>
      <w:r w:rsidRPr="00631CC9">
        <w:t xml:space="preserve"> Minimum -&gt; Minimum</w:t>
      </w:r>
    </w:p>
    <w:p w14:paraId="152B7197" w14:textId="77777777" w:rsidR="00C17082" w:rsidRPr="00284177" w:rsidRDefault="00C17082" w:rsidP="00C17082">
      <w:r>
        <w:t>Werkt want zelfs als er niets verkocht wordt kan de dagkas nog gemaakt worden</w:t>
      </w:r>
    </w:p>
    <w:p w14:paraId="3EB17078" w14:textId="77777777" w:rsidR="00C17082" w:rsidRPr="00F2018F" w:rsidRDefault="00C17082" w:rsidP="00C17082">
      <w:r w:rsidRPr="00F2018F">
        <w:t xml:space="preserve">Test Case </w:t>
      </w:r>
      <w:r w:rsidRPr="007A7BD2">
        <w:rPr>
          <w:b/>
          <w:rPrChange w:id="279" w:author="Egdom, Ronald van" w:date="2015-11-20T21:09:00Z">
            <w:rPr/>
          </w:rPrChange>
        </w:rPr>
        <w:t>2:</w:t>
      </w:r>
      <w:r w:rsidRPr="00F2018F">
        <w:t xml:space="preserve"> Illigal-&gt; Regular </w:t>
      </w:r>
    </w:p>
    <w:p w14:paraId="3834716D" w14:textId="77777777" w:rsidR="00C17082" w:rsidRPr="00284177" w:rsidRDefault="00C17082" w:rsidP="00C17082">
      <w:r w:rsidRPr="00284177">
        <w:t xml:space="preserve">Werkt niet want de </w:t>
      </w:r>
      <w:r>
        <w:t>verkopen mag niet uit illigale karakters bestaan.</w:t>
      </w:r>
    </w:p>
    <w:p w14:paraId="4EF04787" w14:textId="77777777" w:rsidR="00C17082" w:rsidRPr="00F2018F" w:rsidRDefault="00C17082" w:rsidP="00C17082">
      <w:r w:rsidRPr="00F2018F">
        <w:t xml:space="preserve">Test Case </w:t>
      </w:r>
      <w:r w:rsidRPr="007A7BD2">
        <w:rPr>
          <w:b/>
          <w:rPrChange w:id="280" w:author="Egdom, Ronald van" w:date="2015-11-20T21:09:00Z">
            <w:rPr/>
          </w:rPrChange>
        </w:rPr>
        <w:t xml:space="preserve">3: </w:t>
      </w:r>
      <w:r w:rsidRPr="00F2018F">
        <w:t>Regular -&gt; Negative</w:t>
      </w:r>
    </w:p>
    <w:p w14:paraId="72F4D337" w14:textId="77777777" w:rsidR="00C17082" w:rsidRPr="00F2018F" w:rsidRDefault="00C17082" w:rsidP="00C17082">
      <w:r w:rsidRPr="00F2018F">
        <w:t xml:space="preserve">Werkt niet </w:t>
      </w:r>
      <w:r>
        <w:t>de totale verkopen per filliaal kan niet negatief zijn.</w:t>
      </w:r>
    </w:p>
    <w:tbl>
      <w:tblPr>
        <w:tblStyle w:val="PlainTable1"/>
        <w:tblpPr w:leftFromText="141" w:rightFromText="141" w:vertAnchor="text" w:horzAnchor="margin" w:tblpY="125"/>
        <w:tblW w:w="0" w:type="auto"/>
        <w:tblLook w:val="04A0" w:firstRow="1" w:lastRow="0" w:firstColumn="1" w:lastColumn="0" w:noHBand="0" w:noVBand="1"/>
      </w:tblPr>
      <w:tblGrid>
        <w:gridCol w:w="1418"/>
        <w:gridCol w:w="1416"/>
        <w:gridCol w:w="1374"/>
        <w:gridCol w:w="3452"/>
        <w:gridCol w:w="1356"/>
      </w:tblGrid>
      <w:tr w:rsidR="00E36B85" w14:paraId="029341B1"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4F9A86C" w14:textId="77777777" w:rsidR="00E36B85" w:rsidRDefault="00E36B85" w:rsidP="00E36B85">
            <w:pPr>
              <w:rPr>
                <w:lang w:val="en-GB"/>
              </w:rPr>
            </w:pPr>
            <w:r>
              <w:rPr>
                <w:lang w:val="en-GB"/>
              </w:rPr>
              <w:t>Stap</w:t>
            </w:r>
          </w:p>
        </w:tc>
        <w:tc>
          <w:tcPr>
            <w:tcW w:w="1416" w:type="dxa"/>
          </w:tcPr>
          <w:p w14:paraId="58BF115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Variabele</w:t>
            </w:r>
          </w:p>
        </w:tc>
        <w:tc>
          <w:tcPr>
            <w:tcW w:w="1374" w:type="dxa"/>
          </w:tcPr>
          <w:p w14:paraId="350A570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TC1</w:t>
            </w:r>
          </w:p>
        </w:tc>
        <w:tc>
          <w:tcPr>
            <w:tcW w:w="3452" w:type="dxa"/>
          </w:tcPr>
          <w:p w14:paraId="68BAA35A"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TC2</w:t>
            </w:r>
          </w:p>
        </w:tc>
        <w:tc>
          <w:tcPr>
            <w:tcW w:w="1356" w:type="dxa"/>
          </w:tcPr>
          <w:p w14:paraId="5B19A9C8"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TC3</w:t>
            </w:r>
          </w:p>
        </w:tc>
      </w:tr>
      <w:tr w:rsidR="00E36B85" w14:paraId="69CFE6E7" w14:textId="77777777" w:rsidTr="00E36B8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418" w:type="dxa"/>
          </w:tcPr>
          <w:p w14:paraId="664BC338" w14:textId="77777777" w:rsidR="00E36B85" w:rsidRDefault="00E36B85" w:rsidP="00E36B85">
            <w:pPr>
              <w:rPr>
                <w:lang w:val="en-GB"/>
              </w:rPr>
            </w:pPr>
            <w:r>
              <w:rPr>
                <w:lang w:val="en-GB"/>
              </w:rPr>
              <w:t>Verwacht resultaat</w:t>
            </w:r>
          </w:p>
        </w:tc>
        <w:tc>
          <w:tcPr>
            <w:tcW w:w="1416" w:type="dxa"/>
          </w:tcPr>
          <w:p w14:paraId="038D23BA"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p>
        </w:tc>
        <w:tc>
          <w:tcPr>
            <w:tcW w:w="1374" w:type="dxa"/>
          </w:tcPr>
          <w:p w14:paraId="58A03BA9" w14:textId="77777777" w:rsidR="00E36B85" w:rsidRPr="00EA5B75" w:rsidRDefault="00E36B85" w:rsidP="00E36B85">
            <w:pPr>
              <w:cnfStyle w:val="000000100000" w:firstRow="0" w:lastRow="0" w:firstColumn="0" w:lastColumn="0" w:oddVBand="0" w:evenVBand="0" w:oddHBand="1" w:evenHBand="0" w:firstRowFirstColumn="0" w:firstRowLastColumn="0" w:lastRowFirstColumn="0" w:lastRowLastColumn="0"/>
            </w:pPr>
            <w:r>
              <w:t>Succes</w:t>
            </w:r>
          </w:p>
        </w:tc>
        <w:tc>
          <w:tcPr>
            <w:tcW w:w="3452" w:type="dxa"/>
          </w:tcPr>
          <w:p w14:paraId="161D98DD"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Faalt</w:t>
            </w:r>
          </w:p>
        </w:tc>
        <w:tc>
          <w:tcPr>
            <w:tcW w:w="1356" w:type="dxa"/>
          </w:tcPr>
          <w:p w14:paraId="087E214B"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Faalt</w:t>
            </w:r>
          </w:p>
        </w:tc>
      </w:tr>
      <w:tr w:rsidR="00E36B85" w14:paraId="1F044142" w14:textId="77777777" w:rsidTr="00E36B85">
        <w:tc>
          <w:tcPr>
            <w:cnfStyle w:val="001000000000" w:firstRow="0" w:lastRow="0" w:firstColumn="1" w:lastColumn="0" w:oddVBand="0" w:evenVBand="0" w:oddHBand="0" w:evenHBand="0" w:firstRowFirstColumn="0" w:firstRowLastColumn="0" w:lastRowFirstColumn="0" w:lastRowLastColumn="0"/>
            <w:tcW w:w="1418" w:type="dxa"/>
          </w:tcPr>
          <w:p w14:paraId="67DA0FA5" w14:textId="25834307" w:rsidR="00E36B85" w:rsidRDefault="00E36B85" w:rsidP="00E36B85">
            <w:pPr>
              <w:rPr>
                <w:lang w:val="en-GB"/>
              </w:rPr>
            </w:pPr>
            <w:r>
              <w:t>9</w:t>
            </w:r>
            <w:ins w:id="281" w:author="Egdom, Ronald van" w:date="2015-11-20T21:11:00Z">
              <w:r w:rsidR="007A7BD2">
                <w:t>.</w:t>
              </w:r>
            </w:ins>
          </w:p>
        </w:tc>
        <w:tc>
          <w:tcPr>
            <w:tcW w:w="1416" w:type="dxa"/>
          </w:tcPr>
          <w:p w14:paraId="33972414" w14:textId="77777777" w:rsidR="00E36B85" w:rsidRPr="00F2018F" w:rsidRDefault="00E36B85" w:rsidP="00E36B85">
            <w:pPr>
              <w:cnfStyle w:val="000000000000" w:firstRow="0" w:lastRow="0" w:firstColumn="0" w:lastColumn="0" w:oddVBand="0" w:evenVBand="0" w:oddHBand="0" w:evenHBand="0" w:firstRowFirstColumn="0" w:firstRowLastColumn="0" w:lastRowFirstColumn="0" w:lastRowLastColumn="0"/>
            </w:pPr>
            <w:r w:rsidRPr="006030B2">
              <w:t xml:space="preserve">Verkopen per verkoper </w:t>
            </w:r>
            <w:r>
              <w:t>huidige dag</w:t>
            </w:r>
          </w:p>
        </w:tc>
        <w:tc>
          <w:tcPr>
            <w:tcW w:w="1374" w:type="dxa"/>
          </w:tcPr>
          <w:p w14:paraId="484FE5C3"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rPr>
                <w:lang w:val="en-GB"/>
              </w:rPr>
            </w:pPr>
            <w:r>
              <w:t>0</w:t>
            </w:r>
          </w:p>
        </w:tc>
        <w:tc>
          <w:tcPr>
            <w:tcW w:w="3452" w:type="dxa"/>
          </w:tcPr>
          <w:p w14:paraId="3C2E4328"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rPr>
                <w:lang w:val="en-GB"/>
              </w:rPr>
            </w:pPr>
            <w:r>
              <w:t>ICA</w:t>
            </w:r>
          </w:p>
        </w:tc>
        <w:tc>
          <w:tcPr>
            <w:tcW w:w="1356" w:type="dxa"/>
          </w:tcPr>
          <w:p w14:paraId="55D31CC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rPr>
                <w:lang w:val="en-GB"/>
              </w:rPr>
            </w:pPr>
            <w:r>
              <w:t>70</w:t>
            </w:r>
          </w:p>
        </w:tc>
      </w:tr>
      <w:tr w:rsidR="00E36B85" w14:paraId="2747258B"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1484C95" w14:textId="37AF2B53" w:rsidR="00E36B85" w:rsidRDefault="00E36B85" w:rsidP="00E36B85">
            <w:pPr>
              <w:rPr>
                <w:lang w:val="en-GB"/>
              </w:rPr>
            </w:pPr>
            <w:r>
              <w:t>9</w:t>
            </w:r>
            <w:ins w:id="282" w:author="Egdom, Ronald van" w:date="2015-11-20T21:11:00Z">
              <w:r w:rsidR="007A7BD2">
                <w:t>.</w:t>
              </w:r>
            </w:ins>
          </w:p>
        </w:tc>
        <w:tc>
          <w:tcPr>
            <w:tcW w:w="1416" w:type="dxa"/>
          </w:tcPr>
          <w:p w14:paraId="4DAEAE2B" w14:textId="77777777" w:rsidR="00E36B85" w:rsidRPr="00F2018F" w:rsidRDefault="00E36B85" w:rsidP="00E36B85">
            <w:pPr>
              <w:cnfStyle w:val="000000100000" w:firstRow="0" w:lastRow="0" w:firstColumn="0" w:lastColumn="0" w:oddVBand="0" w:evenVBand="0" w:oddHBand="1" w:evenHBand="0" w:firstRowFirstColumn="0" w:firstRowLastColumn="0" w:lastRowFirstColumn="0" w:lastRowLastColumn="0"/>
            </w:pPr>
            <w:r w:rsidRPr="006030B2">
              <w:t>Verkopen per filliaal huidige dag</w:t>
            </w:r>
          </w:p>
        </w:tc>
        <w:tc>
          <w:tcPr>
            <w:tcW w:w="1374" w:type="dxa"/>
          </w:tcPr>
          <w:p w14:paraId="415C90BF"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0</w:t>
            </w:r>
          </w:p>
        </w:tc>
        <w:tc>
          <w:tcPr>
            <w:tcW w:w="3452" w:type="dxa"/>
          </w:tcPr>
          <w:p w14:paraId="1729CEA0"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50</w:t>
            </w:r>
          </w:p>
        </w:tc>
        <w:tc>
          <w:tcPr>
            <w:tcW w:w="1356" w:type="dxa"/>
          </w:tcPr>
          <w:p w14:paraId="39E87E6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-700</w:t>
            </w:r>
          </w:p>
        </w:tc>
      </w:tr>
    </w:tbl>
    <w:p w14:paraId="4E940EC4" w14:textId="77777777" w:rsidR="00C17082" w:rsidRDefault="00C17082" w:rsidP="00C17082"/>
    <w:p w14:paraId="21075424" w14:textId="77777777" w:rsidR="00C17082" w:rsidRPr="00F2018F" w:rsidRDefault="00C17082" w:rsidP="00C17082">
      <w:pPr>
        <w:rPr>
          <w:i/>
          <w:lang w:val="en-GB"/>
        </w:rPr>
      </w:pPr>
      <w:r w:rsidRPr="00F2018F">
        <w:rPr>
          <w:lang w:val="en-GB"/>
        </w:rPr>
        <w:t xml:space="preserve">Scenario </w:t>
      </w:r>
      <w:r w:rsidRPr="00F2018F">
        <w:rPr>
          <w:b/>
          <w:lang w:val="en-GB"/>
        </w:rPr>
        <w:t>10</w:t>
      </w:r>
      <w:r w:rsidRPr="00F2018F">
        <w:rPr>
          <w:lang w:val="en-GB"/>
        </w:rPr>
        <w:t xml:space="preserve">.- </w:t>
      </w:r>
      <w:r w:rsidRPr="00F2018F">
        <w:rPr>
          <w:i/>
          <w:lang w:val="en-GB"/>
        </w:rPr>
        <w:t>Voorlopig dagkas.</w:t>
      </w:r>
    </w:p>
    <w:p w14:paraId="3133A1E0" w14:textId="77777777" w:rsidR="00C17082" w:rsidRPr="00F2018F" w:rsidRDefault="00C17082" w:rsidP="00C17082">
      <w:pPr>
        <w:rPr>
          <w:lang w:val="en-GB"/>
        </w:rPr>
      </w:pPr>
      <w:r w:rsidRPr="00F2018F">
        <w:rPr>
          <w:lang w:val="en-GB"/>
        </w:rPr>
        <w:t xml:space="preserve">Test Case </w:t>
      </w:r>
      <w:r w:rsidRPr="007A7BD2">
        <w:rPr>
          <w:b/>
          <w:lang w:val="en-GB"/>
          <w:rPrChange w:id="283" w:author="Egdom, Ronald van" w:date="2015-11-20T21:10:00Z">
            <w:rPr>
              <w:lang w:val="en-GB"/>
            </w:rPr>
          </w:rPrChange>
        </w:rPr>
        <w:t>1:</w:t>
      </w:r>
      <w:r w:rsidRPr="00F2018F">
        <w:rPr>
          <w:lang w:val="en-GB"/>
        </w:rPr>
        <w:t xml:space="preserve"> Regular -&gt; Regular -&gt; Regular</w:t>
      </w:r>
    </w:p>
    <w:p w14:paraId="24D5DC14" w14:textId="77777777" w:rsidR="00C17082" w:rsidRPr="00631CC9" w:rsidRDefault="00C17082" w:rsidP="00C17082">
      <w:pPr>
        <w:rPr>
          <w:lang w:val="en-US"/>
        </w:rPr>
      </w:pPr>
      <w:r w:rsidRPr="00631CC9">
        <w:rPr>
          <w:lang w:val="en-US"/>
        </w:rPr>
        <w:t>Werkt want alles is correct ingevoerd.</w:t>
      </w:r>
    </w:p>
    <w:p w14:paraId="3B68AC9B" w14:textId="77777777" w:rsidR="00C17082" w:rsidRPr="00334FE3" w:rsidRDefault="00C17082" w:rsidP="00C17082">
      <w:r w:rsidRPr="00334FE3">
        <w:t xml:space="preserve">Test Case </w:t>
      </w:r>
      <w:r w:rsidRPr="007A7BD2">
        <w:rPr>
          <w:b/>
          <w:rPrChange w:id="284" w:author="Egdom, Ronald van" w:date="2015-11-20T21:10:00Z">
            <w:rPr/>
          </w:rPrChange>
        </w:rPr>
        <w:t>2:</w:t>
      </w:r>
      <w:r w:rsidRPr="00334FE3">
        <w:t xml:space="preserve"> Regular -&gt; Large</w:t>
      </w:r>
      <w:r>
        <w:t xml:space="preserve"> -&gt; Regular</w:t>
      </w:r>
    </w:p>
    <w:p w14:paraId="39B278C5" w14:textId="77777777" w:rsidR="00C17082" w:rsidRPr="00EA5B75" w:rsidRDefault="00C17082" w:rsidP="00C17082">
      <w:r>
        <w:t>Werkt niet omdat de verkopen per verkoper op de huidige dag een enorm getal is..</w:t>
      </w:r>
    </w:p>
    <w:p w14:paraId="0ECFFBD4" w14:textId="6E555233" w:rsidR="00C17082" w:rsidRPr="00D157C5" w:rsidRDefault="00C17082" w:rsidP="00C17082">
      <w:r w:rsidRPr="00D157C5">
        <w:t xml:space="preserve">Test Case </w:t>
      </w:r>
      <w:r w:rsidRPr="007A7BD2">
        <w:rPr>
          <w:b/>
          <w:rPrChange w:id="285" w:author="Egdom, Ronald van" w:date="2015-11-20T21:10:00Z">
            <w:rPr/>
          </w:rPrChange>
        </w:rPr>
        <w:t>3:</w:t>
      </w:r>
      <w:r w:rsidRPr="00D157C5">
        <w:t xml:space="preserve"> </w:t>
      </w:r>
      <w:r>
        <w:t>Regular -&gt; Empty</w:t>
      </w:r>
      <w:r w:rsidR="00570940">
        <w:t xml:space="preserve"> -&gt; R</w:t>
      </w:r>
      <w:r>
        <w:t>egular</w:t>
      </w:r>
    </w:p>
    <w:p w14:paraId="5BFCBAD2" w14:textId="77777777" w:rsidR="00C17082" w:rsidRPr="00284177" w:rsidRDefault="00C17082" w:rsidP="00C17082">
      <w:r>
        <w:t>Werkt niet want de verkoper per filliaal op de huidige dag mag niet leeg zijn.</w:t>
      </w:r>
    </w:p>
    <w:tbl>
      <w:tblPr>
        <w:tblStyle w:val="PlainTable1"/>
        <w:tblpPr w:leftFromText="141" w:rightFromText="141" w:vertAnchor="text" w:horzAnchor="margin" w:tblpY="114"/>
        <w:tblW w:w="0" w:type="auto"/>
        <w:tblLook w:val="04A0" w:firstRow="1" w:lastRow="0" w:firstColumn="1" w:lastColumn="0" w:noHBand="0" w:noVBand="1"/>
      </w:tblPr>
      <w:tblGrid>
        <w:gridCol w:w="1450"/>
        <w:gridCol w:w="1524"/>
        <w:gridCol w:w="1406"/>
        <w:gridCol w:w="3256"/>
        <w:gridCol w:w="1380"/>
      </w:tblGrid>
      <w:tr w:rsidR="00C17082" w14:paraId="66F56B66" w14:textId="77777777" w:rsidTr="00E36B85">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18" w:type="dxa"/>
          </w:tcPr>
          <w:p w14:paraId="0997FD15" w14:textId="77777777" w:rsidR="00C17082" w:rsidRDefault="00C17082" w:rsidP="00E36B85">
            <w:pPr>
              <w:rPr>
                <w:lang w:val="en-GB"/>
              </w:rPr>
            </w:pPr>
            <w:r>
              <w:rPr>
                <w:lang w:val="en-GB"/>
              </w:rPr>
              <w:t>Stap</w:t>
            </w:r>
          </w:p>
        </w:tc>
        <w:tc>
          <w:tcPr>
            <w:tcW w:w="1527" w:type="dxa"/>
          </w:tcPr>
          <w:p w14:paraId="26D4CC99"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Variabele</w:t>
            </w:r>
          </w:p>
        </w:tc>
        <w:tc>
          <w:tcPr>
            <w:tcW w:w="1519" w:type="dxa"/>
          </w:tcPr>
          <w:p w14:paraId="4CB9C560"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TC1</w:t>
            </w:r>
          </w:p>
        </w:tc>
        <w:tc>
          <w:tcPr>
            <w:tcW w:w="3262" w:type="dxa"/>
          </w:tcPr>
          <w:p w14:paraId="0DD5CBC5"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TC2</w:t>
            </w:r>
          </w:p>
        </w:tc>
        <w:tc>
          <w:tcPr>
            <w:tcW w:w="1519" w:type="dxa"/>
          </w:tcPr>
          <w:p w14:paraId="5DF6FA83"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TC3</w:t>
            </w:r>
          </w:p>
        </w:tc>
      </w:tr>
      <w:tr w:rsidR="00C17082" w14:paraId="2CD5EFDE" w14:textId="77777777" w:rsidTr="00E36B85">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518" w:type="dxa"/>
          </w:tcPr>
          <w:p w14:paraId="702612E6" w14:textId="77777777" w:rsidR="00C17082" w:rsidRDefault="00C17082" w:rsidP="00E36B85">
            <w:pPr>
              <w:rPr>
                <w:lang w:val="en-GB"/>
              </w:rPr>
            </w:pPr>
            <w:r>
              <w:rPr>
                <w:lang w:val="en-GB"/>
              </w:rPr>
              <w:t>Verwacht resultaat</w:t>
            </w:r>
          </w:p>
        </w:tc>
        <w:tc>
          <w:tcPr>
            <w:tcW w:w="1527" w:type="dxa"/>
          </w:tcPr>
          <w:p w14:paraId="7FB00281"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p>
        </w:tc>
        <w:tc>
          <w:tcPr>
            <w:tcW w:w="1519" w:type="dxa"/>
          </w:tcPr>
          <w:p w14:paraId="1E5CFFEF" w14:textId="77777777" w:rsidR="00C17082" w:rsidRPr="00EA5B75" w:rsidRDefault="00C17082" w:rsidP="00E36B85">
            <w:pPr>
              <w:cnfStyle w:val="000000100000" w:firstRow="0" w:lastRow="0" w:firstColumn="0" w:lastColumn="0" w:oddVBand="0" w:evenVBand="0" w:oddHBand="1" w:evenHBand="0" w:firstRowFirstColumn="0" w:firstRowLastColumn="0" w:lastRowFirstColumn="0" w:lastRowLastColumn="0"/>
            </w:pPr>
            <w:r>
              <w:t>Succes</w:t>
            </w:r>
          </w:p>
        </w:tc>
        <w:tc>
          <w:tcPr>
            <w:tcW w:w="3262" w:type="dxa"/>
          </w:tcPr>
          <w:p w14:paraId="70D32B0B" w14:textId="77777777" w:rsidR="00C17082" w:rsidRPr="00EA5B75" w:rsidRDefault="00C17082" w:rsidP="00E36B85">
            <w:pPr>
              <w:cnfStyle w:val="000000100000" w:firstRow="0" w:lastRow="0" w:firstColumn="0" w:lastColumn="0" w:oddVBand="0" w:evenVBand="0" w:oddHBand="1" w:evenHBand="0" w:firstRowFirstColumn="0" w:firstRowLastColumn="0" w:lastRowFirstColumn="0" w:lastRowLastColumn="0"/>
            </w:pPr>
            <w:r>
              <w:t>Faalt</w:t>
            </w:r>
          </w:p>
        </w:tc>
        <w:tc>
          <w:tcPr>
            <w:tcW w:w="1519" w:type="dxa"/>
          </w:tcPr>
          <w:p w14:paraId="7027402D"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Faalt</w:t>
            </w:r>
          </w:p>
        </w:tc>
      </w:tr>
      <w:tr w:rsidR="00C17082" w14:paraId="134F98A7" w14:textId="77777777" w:rsidTr="00E36B85">
        <w:trPr>
          <w:trHeight w:val="923"/>
        </w:trPr>
        <w:tc>
          <w:tcPr>
            <w:cnfStyle w:val="001000000000" w:firstRow="0" w:lastRow="0" w:firstColumn="1" w:lastColumn="0" w:oddVBand="0" w:evenVBand="0" w:oddHBand="0" w:evenHBand="0" w:firstRowFirstColumn="0" w:firstRowLastColumn="0" w:lastRowFirstColumn="0" w:lastRowLastColumn="0"/>
            <w:tcW w:w="1518" w:type="dxa"/>
          </w:tcPr>
          <w:p w14:paraId="265FD252" w14:textId="561DE971" w:rsidR="00C17082" w:rsidRDefault="00C17082" w:rsidP="00E36B85">
            <w:pPr>
              <w:rPr>
                <w:lang w:val="en-GB"/>
              </w:rPr>
            </w:pPr>
            <w:r>
              <w:t>9</w:t>
            </w:r>
            <w:ins w:id="286" w:author="Egdom, Ronald van" w:date="2015-11-20T21:11:00Z">
              <w:r w:rsidR="007A7BD2">
                <w:t>.</w:t>
              </w:r>
            </w:ins>
          </w:p>
        </w:tc>
        <w:tc>
          <w:tcPr>
            <w:tcW w:w="1527" w:type="dxa"/>
          </w:tcPr>
          <w:p w14:paraId="45144FE2" w14:textId="77777777" w:rsidR="00C17082" w:rsidRPr="006030B2" w:rsidRDefault="00C17082" w:rsidP="00E36B85">
            <w:pPr>
              <w:cnfStyle w:val="000000000000" w:firstRow="0" w:lastRow="0" w:firstColumn="0" w:lastColumn="0" w:oddVBand="0" w:evenVBand="0" w:oddHBand="0" w:evenHBand="0" w:firstRowFirstColumn="0" w:firstRowLastColumn="0" w:lastRowFirstColumn="0" w:lastRowLastColumn="0"/>
            </w:pPr>
            <w:r w:rsidRPr="006030B2">
              <w:t xml:space="preserve">Verkopen per verkoper </w:t>
            </w:r>
            <w:r>
              <w:t>huidige dag</w:t>
            </w:r>
          </w:p>
        </w:tc>
        <w:tc>
          <w:tcPr>
            <w:tcW w:w="1519" w:type="dxa"/>
          </w:tcPr>
          <w:p w14:paraId="37495E81"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70</w:t>
            </w:r>
          </w:p>
        </w:tc>
        <w:tc>
          <w:tcPr>
            <w:tcW w:w="3262" w:type="dxa"/>
          </w:tcPr>
          <w:p w14:paraId="14BB46B2"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428392374293479832749237492</w:t>
            </w:r>
          </w:p>
        </w:tc>
        <w:tc>
          <w:tcPr>
            <w:tcW w:w="1519" w:type="dxa"/>
          </w:tcPr>
          <w:p w14:paraId="6F93C73E"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70</w:t>
            </w:r>
          </w:p>
        </w:tc>
      </w:tr>
      <w:tr w:rsidR="00C17082" w14:paraId="117033BB" w14:textId="77777777" w:rsidTr="00E36B85">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518" w:type="dxa"/>
          </w:tcPr>
          <w:p w14:paraId="6F9FED59" w14:textId="5491692B" w:rsidR="00C17082" w:rsidRDefault="00C17082" w:rsidP="00E36B85">
            <w:pPr>
              <w:rPr>
                <w:lang w:val="en-GB"/>
              </w:rPr>
            </w:pPr>
            <w:r>
              <w:t>9</w:t>
            </w:r>
            <w:ins w:id="287" w:author="Egdom, Ronald van" w:date="2015-11-20T21:11:00Z">
              <w:r w:rsidR="007A7BD2">
                <w:t>.</w:t>
              </w:r>
            </w:ins>
          </w:p>
        </w:tc>
        <w:tc>
          <w:tcPr>
            <w:tcW w:w="1527" w:type="dxa"/>
          </w:tcPr>
          <w:p w14:paraId="65614F63" w14:textId="77777777" w:rsidR="00C17082" w:rsidRPr="006030B2" w:rsidRDefault="00C17082" w:rsidP="00E36B85">
            <w:pPr>
              <w:cnfStyle w:val="000000100000" w:firstRow="0" w:lastRow="0" w:firstColumn="0" w:lastColumn="0" w:oddVBand="0" w:evenVBand="0" w:oddHBand="1" w:evenHBand="0" w:firstRowFirstColumn="0" w:firstRowLastColumn="0" w:lastRowFirstColumn="0" w:lastRowLastColumn="0"/>
            </w:pPr>
            <w:r w:rsidRPr="006030B2">
              <w:t>Verkopen per filliaal huidige dag</w:t>
            </w:r>
          </w:p>
        </w:tc>
        <w:tc>
          <w:tcPr>
            <w:tcW w:w="1519" w:type="dxa"/>
          </w:tcPr>
          <w:p w14:paraId="612F8412"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700</w:t>
            </w:r>
          </w:p>
        </w:tc>
        <w:tc>
          <w:tcPr>
            <w:tcW w:w="3262" w:type="dxa"/>
          </w:tcPr>
          <w:p w14:paraId="76EA9116"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700</w:t>
            </w:r>
          </w:p>
        </w:tc>
        <w:tc>
          <w:tcPr>
            <w:tcW w:w="1519" w:type="dxa"/>
          </w:tcPr>
          <w:p w14:paraId="1FCCDE13"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w:t>
            </w:r>
          </w:p>
        </w:tc>
      </w:tr>
      <w:tr w:rsidR="00C17082" w14:paraId="28914680" w14:textId="77777777" w:rsidTr="00E36B85">
        <w:trPr>
          <w:trHeight w:val="294"/>
        </w:trPr>
        <w:tc>
          <w:tcPr>
            <w:cnfStyle w:val="001000000000" w:firstRow="0" w:lastRow="0" w:firstColumn="1" w:lastColumn="0" w:oddVBand="0" w:evenVBand="0" w:oddHBand="0" w:evenHBand="0" w:firstRowFirstColumn="0" w:firstRowLastColumn="0" w:lastRowFirstColumn="0" w:lastRowLastColumn="0"/>
            <w:tcW w:w="1518" w:type="dxa"/>
          </w:tcPr>
          <w:p w14:paraId="187D4296" w14:textId="697C7DA5" w:rsidR="00C17082" w:rsidRDefault="00C17082" w:rsidP="00E36B85">
            <w:r>
              <w:t>5</w:t>
            </w:r>
            <w:ins w:id="288" w:author="Egdom, Ronald van" w:date="2015-11-20T21:11:00Z">
              <w:r w:rsidR="007A7BD2">
                <w:t>.</w:t>
              </w:r>
            </w:ins>
          </w:p>
        </w:tc>
        <w:tc>
          <w:tcPr>
            <w:tcW w:w="1527" w:type="dxa"/>
          </w:tcPr>
          <w:p w14:paraId="18702A12" w14:textId="77777777" w:rsidR="00C17082" w:rsidRPr="006030B2" w:rsidRDefault="00C17082" w:rsidP="00E36B85">
            <w:pPr>
              <w:cnfStyle w:val="000000000000" w:firstRow="0" w:lastRow="0" w:firstColumn="0" w:lastColumn="0" w:oddVBand="0" w:evenVBand="0" w:oddHBand="0" w:evenHBand="0" w:firstRowFirstColumn="0" w:firstRowLastColumn="0" w:lastRowFirstColumn="0" w:lastRowLastColumn="0"/>
            </w:pPr>
            <w:r>
              <w:t>Verkoopregels</w:t>
            </w:r>
          </w:p>
        </w:tc>
        <w:tc>
          <w:tcPr>
            <w:tcW w:w="1519" w:type="dxa"/>
          </w:tcPr>
          <w:p w14:paraId="220AA326"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c>
          <w:tcPr>
            <w:tcW w:w="3262" w:type="dxa"/>
          </w:tcPr>
          <w:p w14:paraId="0D219B89"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c>
          <w:tcPr>
            <w:tcW w:w="1519" w:type="dxa"/>
          </w:tcPr>
          <w:p w14:paraId="5D58891F"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r>
    </w:tbl>
    <w:p w14:paraId="684A66FA" w14:textId="77777777" w:rsidR="00C17082" w:rsidRPr="00284177" w:rsidRDefault="00C17082" w:rsidP="00C17082"/>
    <w:p w14:paraId="5070126D" w14:textId="77777777" w:rsidR="003A558D" w:rsidRDefault="003A558D">
      <w:pPr>
        <w:rPr>
          <w:rFonts w:asciiTheme="majorHAnsi" w:eastAsiaTheme="majorEastAsia" w:hAnsiTheme="majorHAnsi" w:cstheme="majorBidi"/>
          <w:color w:val="2E74B5" w:themeColor="accent1" w:themeShade="BF"/>
          <w:sz w:val="32"/>
          <w:szCs w:val="32"/>
        </w:rPr>
      </w:pPr>
      <w:r>
        <w:br w:type="page"/>
      </w:r>
    </w:p>
    <w:p w14:paraId="12669F28" w14:textId="38207688" w:rsidR="00E93F8C" w:rsidRPr="00847F40" w:rsidRDefault="00551A19" w:rsidP="00551A19">
      <w:pPr>
        <w:pStyle w:val="Heading1"/>
      </w:pPr>
      <w:bookmarkStart w:id="289" w:name="_Toc435817366"/>
      <w:r w:rsidRPr="00847F40">
        <w:lastRenderedPageBreak/>
        <w:t>Definieer Business class diagrams</w:t>
      </w:r>
      <w:bookmarkEnd w:id="289"/>
    </w:p>
    <w:p w14:paraId="05F48844" w14:textId="77777777" w:rsidR="0094475B" w:rsidRPr="00847F40" w:rsidRDefault="0094475B" w:rsidP="0094475B">
      <w:r w:rsidRPr="00847F40">
        <w:t>Als laatste onderdeel hebben we de Business class diagrams gemaakt, deze weergeven de relaties binnen de concepten van BikeRent. Een business class diagram bestaat uit concepten waarmee in de applicatie gewerkt wordt. Deze concepten hebben attributen. Een attribuut is een eigenschap van het concept die kan variëren. De concepten zijn verbonden via een associatie. Bij de associatie staat een korte beschrijving van de interactie tussen de verschillende concepten. De multipliciteit staat ook aan de beide uiteinden van de associatie. De multipliciteit geeft aan hoeveel er van dat concept kunnen zijn.</w:t>
      </w:r>
    </w:p>
    <w:p w14:paraId="111C5E2A" w14:textId="77777777" w:rsidR="002D7642" w:rsidRPr="00847F40" w:rsidRDefault="002D7642" w:rsidP="002D7642">
      <w:pPr>
        <w:pStyle w:val="Heading2"/>
      </w:pPr>
      <w:bookmarkStart w:id="290" w:name="_Toc435817367"/>
      <w:r w:rsidRPr="00847F40">
        <w:t xml:space="preserve">Business Class diagram </w:t>
      </w:r>
      <w:r w:rsidR="005D1A5C" w:rsidRPr="00847F40">
        <w:t>‘</w:t>
      </w:r>
      <w:r w:rsidRPr="00847F40">
        <w:t>Registreren Verkoop</w:t>
      </w:r>
      <w:r w:rsidR="005D1A5C" w:rsidRPr="00847F40">
        <w:t>’</w:t>
      </w:r>
      <w:bookmarkEnd w:id="290"/>
    </w:p>
    <w:p w14:paraId="08553359" w14:textId="77777777" w:rsidR="002D7642" w:rsidRPr="00847F40" w:rsidRDefault="00D51D8E" w:rsidP="002D7642">
      <w:r w:rsidRPr="00847F40">
        <w:t>Het business Class Diagram van Registreren verkoop bestaat uit vijf verschillende concepten, met het concept verkoop als belangrijkste onderdeel. De verkoop heeft daarbij associaties met de betaling, de kassa en het Sales LineItem. Het Sales Lineitem lijkt veel op het artikel qua naam maar het is toch anders dan het artikel. Het artikel is namelijk het fysieke voorwerp dat de klant pakt en het Sales Lineitem is het concept dat de betaling van de artikelen daadwerkelijk bijhoudt.</w:t>
      </w:r>
    </w:p>
    <w:p w14:paraId="479F98C0" w14:textId="77777777" w:rsidR="00551A19" w:rsidRPr="00847F40" w:rsidRDefault="00551A19" w:rsidP="00551A19">
      <w:r w:rsidRPr="00847F40">
        <w:rPr>
          <w:noProof/>
          <w:lang w:val="en-GB" w:eastAsia="en-GB"/>
        </w:rPr>
        <w:drawing>
          <wp:inline distT="0" distB="0" distL="0" distR="0" wp14:anchorId="787E4A8C" wp14:editId="1FFED366">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6520"/>
                    </a:xfrm>
                    <a:prstGeom prst="rect">
                      <a:avLst/>
                    </a:prstGeom>
                  </pic:spPr>
                </pic:pic>
              </a:graphicData>
            </a:graphic>
          </wp:inline>
        </w:drawing>
      </w:r>
    </w:p>
    <w:p w14:paraId="50B3D929" w14:textId="77777777" w:rsidR="00551A19" w:rsidRPr="00847F40" w:rsidRDefault="00551A19">
      <w:r w:rsidRPr="00847F40">
        <w:br w:type="page"/>
      </w:r>
      <w:r w:rsidRPr="00847F40">
        <w:rPr>
          <w:noProof/>
          <w:lang w:val="en-GB" w:eastAsia="en-GB"/>
        </w:rPr>
        <mc:AlternateContent>
          <mc:Choice Requires="wps">
            <w:drawing>
              <wp:anchor distT="45720" distB="45720" distL="114300" distR="114300" simplePos="0" relativeHeight="251675648" behindDoc="0" locked="0" layoutInCell="1" allowOverlap="1" wp14:anchorId="0E00B152" wp14:editId="4B9F5248">
                <wp:simplePos x="0" y="0"/>
                <wp:positionH relativeFrom="margin">
                  <wp:posOffset>0</wp:posOffset>
                </wp:positionH>
                <wp:positionV relativeFrom="paragraph">
                  <wp:posOffset>45085</wp:posOffset>
                </wp:positionV>
                <wp:extent cx="5707380" cy="38608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86080"/>
                        </a:xfrm>
                        <a:prstGeom prst="rect">
                          <a:avLst/>
                        </a:prstGeom>
                        <a:solidFill>
                          <a:srgbClr val="FFFFFF"/>
                        </a:solidFill>
                        <a:ln w="9525">
                          <a:solidFill>
                            <a:srgbClr val="000000"/>
                          </a:solidFill>
                          <a:miter lim="800000"/>
                          <a:headEnd/>
                          <a:tailEnd/>
                        </a:ln>
                      </wps:spPr>
                      <wps:txbx>
                        <w:txbxContent>
                          <w:p w14:paraId="2B8CE366" w14:textId="77777777" w:rsidR="00E36B85" w:rsidRPr="00177665" w:rsidRDefault="00E36B85" w:rsidP="00551A19">
                            <w:pPr>
                              <w:rPr>
                                <w:lang w:val="en-US"/>
                              </w:rPr>
                            </w:pPr>
                            <w:r>
                              <w:rPr>
                                <w:lang w:val="en-US"/>
                              </w:rPr>
                              <w:t>Afbeelding 6: Business Class Diagram – Registreren Verkoop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0B152" id="_x0000_s1034" type="#_x0000_t202" style="position:absolute;margin-left:0;margin-top:3.55pt;width:449.4pt;height:30.4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">
                <v:textbox style="mso-fit-shape-to-text:t">
                  <w:txbxContent>
                    <w:p w14:paraId="2B8CE366" w14:textId="77777777" w:rsidR="00E36B85" w:rsidRPr="00177665" w:rsidRDefault="00E36B85" w:rsidP="00551A19">
                      <w:pPr>
                        <w:rPr>
                          <w:lang w:val="en-US"/>
                        </w:rPr>
                      </w:pPr>
                      <w:r>
                        <w:rPr>
                          <w:lang w:val="en-US"/>
                        </w:rPr>
                        <w:t>Afbeelding 6: Business Class Diagram – Registreren Verkoop</w:t>
                      </w:r>
                    </w:p>
                  </w:txbxContent>
                </v:textbox>
                <w10:wrap anchorx="margin"/>
              </v:shape>
            </w:pict>
          </mc:Fallback>
        </mc:AlternateContent>
      </w:r>
    </w:p>
    <w:p w14:paraId="1E9EEAD0" w14:textId="77777777" w:rsidR="002D7642" w:rsidRPr="00847F40" w:rsidRDefault="002D7642" w:rsidP="005D1A5C">
      <w:pPr>
        <w:pStyle w:val="Heading2"/>
      </w:pPr>
      <w:bookmarkStart w:id="291" w:name="_Toc435817368"/>
      <w:r w:rsidRPr="00847F40">
        <w:lastRenderedPageBreak/>
        <w:t xml:space="preserve">Business Class diagram </w:t>
      </w:r>
      <w:r w:rsidR="005D1A5C" w:rsidRPr="00847F40">
        <w:t>‘</w:t>
      </w:r>
      <w:r w:rsidRPr="00847F40">
        <w:t>Corrigeren Voorraadniveau</w:t>
      </w:r>
      <w:r w:rsidR="005D1A5C" w:rsidRPr="00847F40">
        <w:t>’</w:t>
      </w:r>
      <w:bookmarkEnd w:id="291"/>
    </w:p>
    <w:p w14:paraId="51A2FD23" w14:textId="77777777" w:rsidR="005D1A5C" w:rsidRPr="00847F40" w:rsidRDefault="005D1A5C" w:rsidP="005D1A5C">
      <w:r w:rsidRPr="00847F40">
        <w:t xml:space="preserve">Bij het Business Class diagram van Corrigeren Voorraadniveau controleert de voorraadbeheerder </w:t>
      </w:r>
      <w:r w:rsidR="00D90431" w:rsidRPr="00847F40">
        <w:t xml:space="preserve">één voorraad. De voorraad wordt gecontroleerd door 1 of meerdere voorraadbeheerders. Artikels worden wel of niet opgeslagen in één voorraad. Een voorraad bevat nul of meerdere artikels. En een levering levert </w:t>
      </w:r>
      <w:r w:rsidR="002B2985" w:rsidRPr="00847F40">
        <w:t>één</w:t>
      </w:r>
      <w:r w:rsidR="00D90431" w:rsidRPr="00847F40">
        <w:t xml:space="preserve"> of meerdere artikels. Een artikel wordt altijd geleverd in één of meerdere leveringen.</w:t>
      </w:r>
    </w:p>
    <w:p w14:paraId="74D5FDCE" w14:textId="77777777" w:rsidR="00551A19" w:rsidRPr="00847F40" w:rsidRDefault="002B2985" w:rsidP="00551A19">
      <w:r w:rsidRPr="00847F40">
        <w:rPr>
          <w:noProof/>
          <w:lang w:val="en-GB" w:eastAsia="en-GB"/>
        </w:rPr>
        <w:drawing>
          <wp:inline distT="0" distB="0" distL="0" distR="0" wp14:anchorId="3A24768A" wp14:editId="23E45291">
            <wp:extent cx="5731510" cy="3188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88335"/>
                    </a:xfrm>
                    <a:prstGeom prst="rect">
                      <a:avLst/>
                    </a:prstGeom>
                  </pic:spPr>
                </pic:pic>
              </a:graphicData>
            </a:graphic>
          </wp:inline>
        </w:drawing>
      </w:r>
    </w:p>
    <w:p w14:paraId="5076BCB9" w14:textId="77777777" w:rsidR="00551A19" w:rsidRPr="00847F40" w:rsidRDefault="00551A19">
      <w:r w:rsidRPr="00847F40">
        <w:rPr>
          <w:noProof/>
          <w:lang w:val="en-GB" w:eastAsia="en-GB"/>
        </w:rPr>
        <mc:AlternateContent>
          <mc:Choice Requires="wps">
            <w:drawing>
              <wp:anchor distT="45720" distB="45720" distL="114300" distR="114300" simplePos="0" relativeHeight="251677696" behindDoc="0" locked="0" layoutInCell="1" allowOverlap="1" wp14:anchorId="094054A1" wp14:editId="03FB50B3">
                <wp:simplePos x="0" y="0"/>
                <wp:positionH relativeFrom="column">
                  <wp:posOffset>15240</wp:posOffset>
                </wp:positionH>
                <wp:positionV relativeFrom="paragraph">
                  <wp:posOffset>157798</wp:posOffset>
                </wp:positionV>
                <wp:extent cx="6078855" cy="38608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32A60381" w14:textId="77777777" w:rsidR="00E36B85" w:rsidRPr="00177665" w:rsidRDefault="00E36B85" w:rsidP="00551A19">
                            <w:pPr>
                              <w:rPr>
                                <w:lang w:val="en-US"/>
                              </w:rPr>
                            </w:pPr>
                            <w:r>
                              <w:rPr>
                                <w:lang w:val="en-US"/>
                              </w:rPr>
                              <w:t>Afbeelding 7: Business Class Diagram – Corrigeren Voorraadniveau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054A1" id="_x0000_s1035" type="#_x0000_t202" style="position:absolute;margin-left:1.2pt;margin-top:12.45pt;width:478.65pt;height:30.4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">
                <v:textbox style="mso-fit-shape-to-text:t">
                  <w:txbxContent>
                    <w:p w14:paraId="32A60381" w14:textId="77777777" w:rsidR="00E36B85" w:rsidRPr="00177665" w:rsidRDefault="00E36B85" w:rsidP="00551A19">
                      <w:pPr>
                        <w:rPr>
                          <w:lang w:val="en-US"/>
                        </w:rPr>
                      </w:pPr>
                      <w:r>
                        <w:rPr>
                          <w:lang w:val="en-US"/>
                        </w:rPr>
                        <w:t>Afbeelding 7: Business Class Diagram – Corrigeren Voorraadniveau</w:t>
                      </w:r>
                    </w:p>
                  </w:txbxContent>
                </v:textbox>
              </v:shape>
            </w:pict>
          </mc:Fallback>
        </mc:AlternateContent>
      </w:r>
      <w:r w:rsidRPr="00847F40">
        <w:br w:type="page"/>
      </w:r>
    </w:p>
    <w:p w14:paraId="7632ECD4" w14:textId="77777777" w:rsidR="002D7642" w:rsidRPr="00847F40" w:rsidRDefault="002D7642" w:rsidP="002D7642">
      <w:pPr>
        <w:pStyle w:val="Heading2"/>
      </w:pPr>
      <w:bookmarkStart w:id="292" w:name="_Toc435817369"/>
      <w:r w:rsidRPr="00847F40">
        <w:lastRenderedPageBreak/>
        <w:t xml:space="preserve">Business Class diagram </w:t>
      </w:r>
      <w:r w:rsidR="005D1A5C" w:rsidRPr="00847F40">
        <w:t>‘</w:t>
      </w:r>
      <w:r w:rsidRPr="00847F40">
        <w:t>Opstellen Besteladvies</w:t>
      </w:r>
      <w:r w:rsidR="005D1A5C" w:rsidRPr="00847F40">
        <w:t>’</w:t>
      </w:r>
      <w:bookmarkEnd w:id="292"/>
    </w:p>
    <w:p w14:paraId="1AB4893D" w14:textId="77777777" w:rsidR="005D1A5C" w:rsidRPr="00847F40" w:rsidRDefault="005D1A5C" w:rsidP="005D1A5C">
      <w:r w:rsidRPr="00847F40">
        <w:t>Bij het opmaken van besteladvies stelt de opsteller van het besteladvies een besteladvieslijst samen. Eén besteladvieslijst heeft altijd één opsteller. Een besteladvies lijst bestaat uit nul of meerdere artikelen.</w:t>
      </w:r>
    </w:p>
    <w:p w14:paraId="1B01A555" w14:textId="77777777" w:rsidR="00551A19" w:rsidRPr="00847F40" w:rsidRDefault="005D1A5C" w:rsidP="00551A19">
      <w:r w:rsidRPr="00847F40">
        <w:rPr>
          <w:noProof/>
          <w:lang w:val="en-GB" w:eastAsia="en-GB"/>
        </w:rPr>
        <mc:AlternateContent>
          <mc:Choice Requires="wps">
            <w:drawing>
              <wp:anchor distT="45720" distB="45720" distL="114300" distR="114300" simplePos="0" relativeHeight="251679744" behindDoc="0" locked="0" layoutInCell="1" allowOverlap="1" wp14:anchorId="5B539CF2" wp14:editId="31B8D96A">
                <wp:simplePos x="0" y="0"/>
                <wp:positionH relativeFrom="margin">
                  <wp:align>center</wp:align>
                </wp:positionH>
                <wp:positionV relativeFrom="paragraph">
                  <wp:posOffset>3578860</wp:posOffset>
                </wp:positionV>
                <wp:extent cx="6078855" cy="38608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4C41F2D3" w14:textId="77777777" w:rsidR="00E36B85" w:rsidRPr="00177665" w:rsidRDefault="00E36B85" w:rsidP="00551A19">
                            <w:pPr>
                              <w:rPr>
                                <w:lang w:val="en-US"/>
                              </w:rPr>
                            </w:pPr>
                            <w:r>
                              <w:rPr>
                                <w:lang w:val="en-US"/>
                              </w:rPr>
                              <w:t>Afbeelding 8: Business Class Diagram – Opstellen Besteladvies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39CF2" id="_x0000_s1036" type="#_x0000_t202" style="position:absolute;margin-left:0;margin-top:281.8pt;width:478.65pt;height:30.4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">
                <v:textbox style="mso-fit-shape-to-text:t">
                  <w:txbxContent>
                    <w:p w14:paraId="4C41F2D3" w14:textId="77777777" w:rsidR="00E36B85" w:rsidRPr="00177665" w:rsidRDefault="00E36B85" w:rsidP="00551A19">
                      <w:pPr>
                        <w:rPr>
                          <w:lang w:val="en-US"/>
                        </w:rPr>
                      </w:pPr>
                      <w:r>
                        <w:rPr>
                          <w:lang w:val="en-US"/>
                        </w:rPr>
                        <w:t>Afbeelding 8: Business Class Diagram – Opstellen Besteladvies</w:t>
                      </w:r>
                    </w:p>
                  </w:txbxContent>
                </v:textbox>
                <w10:wrap anchorx="margin"/>
              </v:shape>
            </w:pict>
          </mc:Fallback>
        </mc:AlternateContent>
      </w:r>
      <w:r w:rsidRPr="00847F40">
        <w:rPr>
          <w:noProof/>
          <w:lang w:val="en-GB" w:eastAsia="en-GB"/>
        </w:rPr>
        <w:drawing>
          <wp:inline distT="0" distB="0" distL="0" distR="0" wp14:anchorId="1B7987C2" wp14:editId="2059E58F">
            <wp:extent cx="523875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43300"/>
                    </a:xfrm>
                    <a:prstGeom prst="rect">
                      <a:avLst/>
                    </a:prstGeom>
                  </pic:spPr>
                </pic:pic>
              </a:graphicData>
            </a:graphic>
          </wp:inline>
        </w:drawing>
      </w:r>
    </w:p>
    <w:p w14:paraId="29305BE3" w14:textId="77777777" w:rsidR="00551A19" w:rsidRPr="00847F40" w:rsidRDefault="00551A19">
      <w:r w:rsidRPr="00847F40">
        <w:br w:type="page"/>
      </w:r>
    </w:p>
    <w:p w14:paraId="3F41DB2C" w14:textId="77777777" w:rsidR="000D7DE6" w:rsidRPr="00847F40" w:rsidRDefault="002D7642" w:rsidP="000D7DE6">
      <w:pPr>
        <w:pStyle w:val="Heading2"/>
      </w:pPr>
      <w:bookmarkStart w:id="293" w:name="_Toc435817370"/>
      <w:r w:rsidRPr="00847F40">
        <w:lastRenderedPageBreak/>
        <w:t xml:space="preserve">Business Class diagram </w:t>
      </w:r>
      <w:r w:rsidR="005D1A5C" w:rsidRPr="00847F40">
        <w:t>‘</w:t>
      </w:r>
      <w:r w:rsidRPr="00847F40">
        <w:t>Opmaken Dagkas</w:t>
      </w:r>
      <w:r w:rsidR="005D1A5C" w:rsidRPr="00847F40">
        <w:t>’</w:t>
      </w:r>
      <w:bookmarkEnd w:id="293"/>
    </w:p>
    <w:p w14:paraId="5C81FA4E" w14:textId="77777777" w:rsidR="000D7DE6" w:rsidRPr="00847F40" w:rsidRDefault="00D51D8E" w:rsidP="000D7DE6">
      <w:r w:rsidRPr="00847F40">
        <w:t>Bij het opmaken van de dagkas speelt de verkoper een belangrijke rol, de verkoper heeft bij dit Businessclass diagram namelijk de meeste associaties. Uiteindelijk is de verkoper degene die een dagomzet draait, dat verwerkt in een rapportage, die de wijzigingen maakt in de dagkas en ook degene die een overzicht wenst te zien van de dagkas.</w:t>
      </w:r>
    </w:p>
    <w:p w14:paraId="016C5B94" w14:textId="77777777" w:rsidR="00551A19" w:rsidRPr="00847F40" w:rsidRDefault="00551A19" w:rsidP="000D7DE6">
      <w:r w:rsidRPr="00847F40">
        <w:rPr>
          <w:noProof/>
          <w:lang w:val="en-GB" w:eastAsia="en-GB"/>
        </w:rPr>
        <w:drawing>
          <wp:inline distT="0" distB="0" distL="0" distR="0" wp14:anchorId="33C86EC0" wp14:editId="2B4D8063">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05810"/>
                    </a:xfrm>
                    <a:prstGeom prst="rect">
                      <a:avLst/>
                    </a:prstGeom>
                  </pic:spPr>
                </pic:pic>
              </a:graphicData>
            </a:graphic>
          </wp:inline>
        </w:drawing>
      </w:r>
    </w:p>
    <w:p w14:paraId="3501FD0E" w14:textId="77777777" w:rsidR="00551A19" w:rsidRPr="00847F40" w:rsidRDefault="00D51D8E">
      <w:r w:rsidRPr="00847F40">
        <w:rPr>
          <w:noProof/>
          <w:lang w:val="en-GB" w:eastAsia="en-GB"/>
        </w:rPr>
        <mc:AlternateContent>
          <mc:Choice Requires="wps">
            <w:drawing>
              <wp:anchor distT="45720" distB="45720" distL="114300" distR="114300" simplePos="0" relativeHeight="251681792" behindDoc="0" locked="0" layoutInCell="1" allowOverlap="1" wp14:anchorId="57431820" wp14:editId="44016C60">
                <wp:simplePos x="0" y="0"/>
                <wp:positionH relativeFrom="margin">
                  <wp:align>center</wp:align>
                </wp:positionH>
                <wp:positionV relativeFrom="paragraph">
                  <wp:posOffset>381000</wp:posOffset>
                </wp:positionV>
                <wp:extent cx="6078855" cy="38608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30ED146E" w14:textId="77777777" w:rsidR="00E36B85" w:rsidRPr="00177665" w:rsidRDefault="00E36B85" w:rsidP="00551A19">
                            <w:pPr>
                              <w:rPr>
                                <w:lang w:val="en-US"/>
                              </w:rPr>
                            </w:pPr>
                            <w:r>
                              <w:rPr>
                                <w:lang w:val="en-US"/>
                              </w:rPr>
                              <w:t>Afbeelding 9: Business Class Diagram – Opmaken Dagkas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31820" id="_x0000_s1037" type="#_x0000_t202" style="position:absolute;margin-left:0;margin-top:30pt;width:478.65pt;height:30.4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">
                <v:textbox style="mso-fit-shape-to-text:t">
                  <w:txbxContent>
                    <w:p w14:paraId="30ED146E" w14:textId="77777777" w:rsidR="00E36B85" w:rsidRPr="00177665" w:rsidRDefault="00E36B85" w:rsidP="00551A19">
                      <w:pPr>
                        <w:rPr>
                          <w:lang w:val="en-US"/>
                        </w:rPr>
                      </w:pPr>
                      <w:r>
                        <w:rPr>
                          <w:lang w:val="en-US"/>
                        </w:rPr>
                        <w:t>Afbeelding 9: Business Class Diagram – Opmaken Dagkas</w:t>
                      </w:r>
                    </w:p>
                  </w:txbxContent>
                </v:textbox>
                <w10:wrap anchorx="margin"/>
              </v:shape>
            </w:pict>
          </mc:Fallback>
        </mc:AlternateContent>
      </w:r>
      <w:r w:rsidR="00551A19" w:rsidRPr="00847F40">
        <w:br w:type="page"/>
      </w:r>
    </w:p>
    <w:p w14:paraId="2855D615" w14:textId="77777777" w:rsidR="000D7DE6" w:rsidRPr="00847F40" w:rsidRDefault="002D7642" w:rsidP="000D7DE6">
      <w:pPr>
        <w:pStyle w:val="Heading2"/>
      </w:pPr>
      <w:bookmarkStart w:id="294" w:name="_Toc435817371"/>
      <w:r w:rsidRPr="00847F40">
        <w:lastRenderedPageBreak/>
        <w:t>Volledige Business Class diagram</w:t>
      </w:r>
      <w:bookmarkEnd w:id="294"/>
    </w:p>
    <w:p w14:paraId="0002BA5D" w14:textId="77777777" w:rsidR="00D51D8E" w:rsidRPr="00D51D8E" w:rsidRDefault="00D51D8E" w:rsidP="00D51D8E">
      <w:r w:rsidRPr="00847F40">
        <w:t>Bij het onderstaande diagram hebben we alle concepten binnen de vorige Business Class diagrams met elkaar verbonden. Hierbij is dus een Business Class diagram ontstaan van het geheel van</w:t>
      </w:r>
      <w:r>
        <w:t xml:space="preserve"> BikeRent ook hier speelt de verkoper een belangrijke rol binnen de organisatie met een groot aantal associaties.</w:t>
      </w:r>
    </w:p>
    <w:p w14:paraId="03B42BA3" w14:textId="77777777" w:rsidR="00551A19" w:rsidRDefault="002B2985" w:rsidP="000D7DE6">
      <w:r w:rsidRPr="002B2985">
        <w:rPr>
          <w:noProof/>
          <w:lang w:val="en-GB" w:eastAsia="en-GB"/>
        </w:rPr>
        <w:drawing>
          <wp:inline distT="0" distB="0" distL="0" distR="0" wp14:anchorId="05A7762C" wp14:editId="046D1A8E">
            <wp:extent cx="5731510" cy="2667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7000"/>
                    </a:xfrm>
                    <a:prstGeom prst="rect">
                      <a:avLst/>
                    </a:prstGeom>
                  </pic:spPr>
                </pic:pic>
              </a:graphicData>
            </a:graphic>
          </wp:inline>
        </w:drawing>
      </w:r>
    </w:p>
    <w:p w14:paraId="31FABDA2" w14:textId="77777777" w:rsidR="00743EAD" w:rsidRDefault="00743EAD">
      <w:r>
        <w:rPr>
          <w:noProof/>
          <w:lang w:val="en-GB" w:eastAsia="en-GB"/>
        </w:rPr>
        <mc:AlternateContent>
          <mc:Choice Requires="wps">
            <w:drawing>
              <wp:anchor distT="45720" distB="45720" distL="114300" distR="114300" simplePos="0" relativeHeight="251683840" behindDoc="0" locked="0" layoutInCell="1" allowOverlap="1" wp14:anchorId="68A05F46" wp14:editId="6B73E847">
                <wp:simplePos x="0" y="0"/>
                <wp:positionH relativeFrom="margin">
                  <wp:posOffset>152400</wp:posOffset>
                </wp:positionH>
                <wp:positionV relativeFrom="paragraph">
                  <wp:posOffset>52705</wp:posOffset>
                </wp:positionV>
                <wp:extent cx="6078855" cy="38608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2C23AD1D" w14:textId="77777777" w:rsidR="00E36B85" w:rsidRPr="00177665" w:rsidRDefault="00E36B85" w:rsidP="00A533C1">
                            <w:pPr>
                              <w:rPr>
                                <w:lang w:val="en-US"/>
                              </w:rPr>
                            </w:pPr>
                            <w:r>
                              <w:rPr>
                                <w:lang w:val="en-US"/>
                              </w:rPr>
                              <w:t>Afbeelding 10: Business Class Diagram – Heel ‘BikeRent’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05F46" id="_x0000_s1038" type="#_x0000_t202" style="position:absolute;margin-left:12pt;margin-top:4.15pt;width:478.65pt;height:30.4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">
                <v:textbox style="mso-fit-shape-to-text:t">
                  <w:txbxContent>
                    <w:p w14:paraId="2C23AD1D" w14:textId="77777777" w:rsidR="00E36B85" w:rsidRPr="00177665" w:rsidRDefault="00E36B85" w:rsidP="00A533C1">
                      <w:pPr>
                        <w:rPr>
                          <w:lang w:val="en-US"/>
                        </w:rPr>
                      </w:pPr>
                      <w:r>
                        <w:rPr>
                          <w:lang w:val="en-US"/>
                        </w:rPr>
                        <w:t>Afbeelding 10: Business Class Diagram – Heel ‘BikeRent’</w:t>
                      </w:r>
                    </w:p>
                  </w:txbxContent>
                </v:textbox>
                <w10:wrap anchorx="margin"/>
              </v:shape>
            </w:pict>
          </mc:Fallback>
        </mc:AlternateContent>
      </w:r>
      <w:r>
        <w:br w:type="page"/>
      </w:r>
    </w:p>
    <w:p w14:paraId="7B49BC5C" w14:textId="77777777" w:rsidR="00743EAD" w:rsidRDefault="00743EAD" w:rsidP="002D7642">
      <w:pPr>
        <w:pStyle w:val="Heading1"/>
      </w:pPr>
      <w:bookmarkStart w:id="295" w:name="_Toc431462843"/>
      <w:bookmarkStart w:id="296" w:name="_Toc431466132"/>
      <w:bookmarkStart w:id="297" w:name="_Toc431551206"/>
      <w:bookmarkStart w:id="298" w:name="_Toc431563837"/>
      <w:bookmarkStart w:id="299" w:name="_Toc435817372"/>
      <w:r>
        <w:lastRenderedPageBreak/>
        <w:t>Conclusie</w:t>
      </w:r>
      <w:bookmarkEnd w:id="295"/>
      <w:bookmarkEnd w:id="296"/>
      <w:bookmarkEnd w:id="297"/>
      <w:bookmarkEnd w:id="298"/>
      <w:bookmarkEnd w:id="299"/>
    </w:p>
    <w:p w14:paraId="56CC0FF7" w14:textId="77777777" w:rsidR="00743EAD" w:rsidRPr="002B2985" w:rsidRDefault="002B2985" w:rsidP="00743EAD">
      <w:pPr>
        <w:pStyle w:val="Standaard2"/>
        <w:suppressAutoHyphens w:val="0"/>
      </w:pPr>
      <w:r>
        <w:t xml:space="preserve">Doormiddel van Activity Diagrams hebben wij deelpaden kunnen opstellen, met deze deelpaden hebben wij verschillende testscenario’s gevonden, je hebt namelijk een verschillend aantal manieren om door een </w:t>
      </w:r>
      <w:r w:rsidRPr="002B2985">
        <w:t>decision</w:t>
      </w:r>
      <w:r>
        <w:t xml:space="preserve"> node te gaan. Door het bepalen van verschillende mogelijkheden en opties binnen een activity diagram we verschillende scenario’s opgesteld die efficiënt testen mogelijk maakt. Vervolgens hebben wij de Business Class diagrams van ‘BikeRent’ samengesteld. Deze Business Class diagrams zorgen voor een goed overzicht van de concepten met hun attributen en welke associaties deze concepten hebben. Dit geeft een goed overzicht over hoe de organisatie binnen ‘BikeRent’ werkt.</w:t>
      </w:r>
    </w:p>
    <w:p w14:paraId="6D8D6699" w14:textId="77777777" w:rsidR="00743EAD" w:rsidRDefault="00743EAD" w:rsidP="002D7642">
      <w:pPr>
        <w:pStyle w:val="Heading1"/>
      </w:pPr>
      <w:bookmarkStart w:id="300" w:name="_Toc431466134"/>
      <w:bookmarkStart w:id="301" w:name="_Toc431551207"/>
      <w:bookmarkStart w:id="302" w:name="_Toc431563838"/>
      <w:bookmarkStart w:id="303" w:name="_Toc435817373"/>
      <w:r>
        <w:t>Literatuurlijst</w:t>
      </w:r>
      <w:bookmarkEnd w:id="300"/>
      <w:bookmarkEnd w:id="301"/>
      <w:bookmarkEnd w:id="302"/>
      <w:bookmarkEnd w:id="303"/>
    </w:p>
    <w:p w14:paraId="64A5DCB0" w14:textId="77777777" w:rsidR="00743EAD" w:rsidRDefault="00743EAD" w:rsidP="00743EAD">
      <w:pPr>
        <w:pStyle w:val="Standaard2"/>
        <w:rPr>
          <w:b/>
        </w:rPr>
      </w:pPr>
      <w:r>
        <w:rPr>
          <w:b/>
        </w:rPr>
        <w:t>Internetbronnen</w:t>
      </w:r>
    </w:p>
    <w:p w14:paraId="4A10355C" w14:textId="77777777" w:rsidR="00743EAD" w:rsidRDefault="00743EAD" w:rsidP="00743EAD">
      <w:pPr>
        <w:pStyle w:val="Standaard2"/>
      </w:pPr>
      <w:r>
        <w:rPr>
          <w:rStyle w:val="Standaardalinea-lettertype2"/>
        </w:rPr>
        <w:t>Afbeelding 1: “</w:t>
      </w:r>
      <w:r>
        <w:rPr>
          <w:rStyle w:val="Standaardalinea-lettertype2"/>
          <w:i/>
        </w:rPr>
        <w:t>Fietsen in de Bergen”</w:t>
      </w:r>
    </w:p>
    <w:p w14:paraId="6ADBFA10" w14:textId="77777777" w:rsidR="00743EAD" w:rsidRPr="00B47E14" w:rsidRDefault="00743EAD" w:rsidP="00743EAD">
      <w:pPr>
        <w:pStyle w:val="Standaard2"/>
        <w:rPr>
          <w:lang w:val="en-GB"/>
        </w:rPr>
      </w:pPr>
      <w:r>
        <w:rPr>
          <w:rStyle w:val="Standaardalinea-lettertype2"/>
          <w:lang w:val="en-GB"/>
        </w:rPr>
        <w:t xml:space="preserve">Mode.com (14-4-2015). </w:t>
      </w:r>
      <w:r>
        <w:rPr>
          <w:rStyle w:val="Standaardalinea-lettertype2"/>
          <w:i/>
          <w:lang w:val="en-GB"/>
        </w:rPr>
        <w:t>Mountain Biking with the Matterhorn | Zermatt, Switzerland.</w:t>
      </w:r>
    </w:p>
    <w:p w14:paraId="14152A62" w14:textId="77777777" w:rsidR="00743EAD" w:rsidRDefault="00743EAD" w:rsidP="00743EAD">
      <w:pPr>
        <w:pStyle w:val="Standaard2"/>
      </w:pPr>
      <w:r>
        <w:t>Gedownload op 13 oktober 2015, van</w:t>
      </w:r>
    </w:p>
    <w:p w14:paraId="0B079ABE" w14:textId="77777777" w:rsidR="00743EAD" w:rsidRDefault="00743EAD" w:rsidP="00743EAD">
      <w:pPr>
        <w:pStyle w:val="Standaard2"/>
      </w:pPr>
      <w:r w:rsidRPr="00743EAD">
        <w:t>http://www.mode.com/stories/a-blissful-ride-on-a-sunday-morning/8506666</w:t>
      </w:r>
    </w:p>
    <w:p w14:paraId="3DC813C9" w14:textId="77777777" w:rsidR="00743EAD" w:rsidRDefault="00743EAD" w:rsidP="00743EAD">
      <w:pPr>
        <w:pStyle w:val="Standaard2"/>
        <w:rPr>
          <w:b/>
        </w:rPr>
      </w:pPr>
      <w:r>
        <w:rPr>
          <w:b/>
        </w:rPr>
        <w:t>Literaire bronnen</w:t>
      </w:r>
    </w:p>
    <w:p w14:paraId="3FABD8AA" w14:textId="77777777" w:rsidR="00743EAD" w:rsidRDefault="002D7642" w:rsidP="00743EAD">
      <w:pPr>
        <w:pStyle w:val="Standaard2"/>
      </w:pPr>
      <w:r>
        <w:rPr>
          <w:i/>
        </w:rPr>
        <w:t>Burgers, C..(september 201</w:t>
      </w:r>
      <w:r w:rsidR="00743EAD">
        <w:rPr>
          <w:i/>
        </w:rPr>
        <w:t xml:space="preserve">5) </w:t>
      </w:r>
      <w:r w:rsidR="00743EAD">
        <w:t xml:space="preserve">Casusopdracht BikeRent. Het casus testrapport v1.1 van ‘BikeRent’ waarbij de eisen voor de testcases weergeven worden. Arnhem. ICA propedeuse. </w:t>
      </w:r>
    </w:p>
    <w:p w14:paraId="3EA3D902" w14:textId="77777777" w:rsidR="00A533C1" w:rsidRPr="00AE2158" w:rsidRDefault="00743EAD" w:rsidP="002D7642">
      <w:pPr>
        <w:pStyle w:val="Standaard2"/>
      </w:pPr>
      <w:r>
        <w:rPr>
          <w:i/>
        </w:rPr>
        <w:t>Burgers, C.</w:t>
      </w:r>
      <w:r>
        <w:t xml:space="preserve">(n.v.t) Use Cases opstellen en testen. </w:t>
      </w:r>
      <w:r w:rsidRPr="00AE2158">
        <w:t>Harlow. Pearson Education Limited 2014.</w:t>
      </w:r>
    </w:p>
    <w:p w14:paraId="2EC9071B" w14:textId="77777777" w:rsidR="00743EAD" w:rsidRDefault="00743EAD" w:rsidP="002D7642">
      <w:pPr>
        <w:pStyle w:val="Heading1"/>
      </w:pPr>
      <w:bookmarkStart w:id="304" w:name="_Toc435817374"/>
      <w:r>
        <w:t>Eindwoord</w:t>
      </w:r>
      <w:bookmarkEnd w:id="304"/>
    </w:p>
    <w:p w14:paraId="7122676E" w14:textId="77777777" w:rsidR="008B097D" w:rsidRDefault="00743EAD" w:rsidP="00743EAD">
      <w:pPr>
        <w:pStyle w:val="Standaard2"/>
      </w:pPr>
      <w:r>
        <w:t>Het maken van een testrapport was een interessante opdracht.</w:t>
      </w:r>
      <w:r w:rsidR="002D7642">
        <w:t xml:space="preserve"> Het gaf inzicht op de manier waarop het testproces gebeurt. Ook was het interessant om te zien hoe concepten van een bedrijf</w:t>
      </w:r>
      <w:r w:rsidR="002D7642" w:rsidRPr="002D7642">
        <w:t xml:space="preserve"> </w:t>
      </w:r>
      <w:r w:rsidR="002D7642">
        <w:t>verwerkt konden worden in een Business Class diagram.</w:t>
      </w:r>
    </w:p>
    <w:p w14:paraId="6FB2A39F" w14:textId="6E24CF34" w:rsidR="003A558D" w:rsidRDefault="003A558D" w:rsidP="00743EAD">
      <w:pPr>
        <w:pStyle w:val="Standaard2"/>
      </w:pPr>
      <w:r>
        <w:t>2</w:t>
      </w:r>
      <w:r w:rsidRPr="003A558D">
        <w:rPr>
          <w:vertAlign w:val="superscript"/>
        </w:rPr>
        <w:t>e</w:t>
      </w:r>
      <w:r>
        <w:t xml:space="preserve"> Versie: Het is jammer dat ons testrapport in de eerste versie niet aan de verwachtingen voldeed, wij hopen dit in onze 2</w:t>
      </w:r>
      <w:r w:rsidRPr="003A558D">
        <w:rPr>
          <w:vertAlign w:val="superscript"/>
        </w:rPr>
        <w:t>e</w:t>
      </w:r>
      <w:r>
        <w:t xml:space="preserve"> versie goed verbeterd te hebben.</w:t>
      </w:r>
    </w:p>
    <w:p w14:paraId="4FE6D1E2" w14:textId="77777777" w:rsidR="008B097D" w:rsidRDefault="008B097D">
      <w:pPr>
        <w:rPr>
          <w:rFonts w:ascii="Calibri" w:eastAsia="MS Mincho" w:hAnsi="Calibri" w:cs="Times New Roman"/>
        </w:rPr>
      </w:pPr>
      <w:r>
        <w:br w:type="page"/>
      </w:r>
    </w:p>
    <w:p w14:paraId="650EACBB" w14:textId="77777777" w:rsidR="008B097D" w:rsidRPr="008C38FC" w:rsidRDefault="008B097D" w:rsidP="008B097D">
      <w:pPr>
        <w:pStyle w:val="Heading2"/>
      </w:pPr>
      <w:bookmarkStart w:id="305" w:name="_Toc431551209"/>
      <w:bookmarkStart w:id="306" w:name="_Toc431563840"/>
      <w:bookmarkStart w:id="307" w:name="_Toc435817375"/>
      <w:r w:rsidRPr="008C38FC">
        <w:lastRenderedPageBreak/>
        <w:t>SAQ  Testrapport – feedbackformulier – Docent.</w:t>
      </w:r>
      <w:bookmarkEnd w:id="305"/>
      <w:bookmarkEnd w:id="306"/>
      <w:bookmarkEnd w:id="307"/>
    </w:p>
    <w:p w14:paraId="7F0575C5" w14:textId="77777777" w:rsidR="008B097D" w:rsidRPr="008C38FC" w:rsidRDefault="008B097D" w:rsidP="008B097D">
      <w:pPr>
        <w:ind w:left="1440"/>
        <w:rPr>
          <w:b/>
        </w:rPr>
      </w:pPr>
    </w:p>
    <w:p w14:paraId="0F83FFBB" w14:textId="77777777" w:rsidR="008B097D" w:rsidRDefault="008B097D" w:rsidP="008B097D">
      <w:pPr>
        <w:rPr>
          <w:b/>
        </w:rPr>
      </w:pPr>
      <w:r>
        <w:rPr>
          <w:b/>
        </w:rPr>
        <w:t>Feedbackformulier voor (naam) Chris Blomsma, Ronald van Egdom en Aaron van de Steeg</w:t>
      </w:r>
    </w:p>
    <w:p w14:paraId="55F65178" w14:textId="77777777" w:rsidR="008B097D" w:rsidRDefault="008B097D" w:rsidP="008B097D">
      <w:pPr>
        <w:ind w:left="1440"/>
        <w:rPr>
          <w:b/>
        </w:rPr>
      </w:pPr>
    </w:p>
    <w:p w14:paraId="65A04CB2" w14:textId="77777777" w:rsidR="008B097D" w:rsidRDefault="008B097D" w:rsidP="008B097D">
      <w:pPr>
        <w:rPr>
          <w:b/>
        </w:rPr>
      </w:pPr>
      <w:r>
        <w:rPr>
          <w:b/>
        </w:rPr>
        <w:t>Feedback gegeven door (naam) Coen Burgers</w:t>
      </w:r>
    </w:p>
    <w:p w14:paraId="51AB3C47" w14:textId="77777777" w:rsidR="008B097D" w:rsidRDefault="008B097D" w:rsidP="008B097D">
      <w:r>
        <w:t xml:space="preserve">Let op: bewaar dit feedbackformulier goed, dit wordt een –verplichte- bijlage bij je definitieve usecaserapport!  </w:t>
      </w:r>
    </w:p>
    <w:tbl>
      <w:tblPr>
        <w:tblW w:w="10031" w:type="dxa"/>
        <w:tblLayout w:type="fixed"/>
        <w:tblCellMar>
          <w:left w:w="10" w:type="dxa"/>
          <w:right w:w="10" w:type="dxa"/>
        </w:tblCellMar>
        <w:tblLook w:val="0000" w:firstRow="0" w:lastRow="0" w:firstColumn="0" w:lastColumn="0" w:noHBand="0" w:noVBand="0"/>
      </w:tblPr>
      <w:tblGrid>
        <w:gridCol w:w="3979"/>
        <w:gridCol w:w="1091"/>
        <w:gridCol w:w="4961"/>
      </w:tblGrid>
      <w:tr w:rsidR="008B097D" w:rsidRPr="00AA7616" w14:paraId="24398A40"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4540C"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92B8C" w14:textId="77777777" w:rsidR="008B097D" w:rsidRDefault="008B097D" w:rsidP="001E1C12">
            <w:pPr>
              <w:widowControl w:val="0"/>
              <w:spacing w:after="0"/>
              <w:rPr>
                <w:rFonts w:eastAsia="Calibri"/>
                <w:b/>
              </w:rPr>
            </w:pPr>
            <w:r>
              <w:rPr>
                <w:rFonts w:eastAsia="Calibri"/>
                <w:b/>
              </w:rPr>
              <w:t>Aanwezig? (ja/nee)</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875E0" w14:textId="77777777" w:rsidR="008B097D" w:rsidRDefault="008B097D" w:rsidP="001E1C12">
            <w:pPr>
              <w:widowControl w:val="0"/>
              <w:spacing w:after="0"/>
              <w:rPr>
                <w:rFonts w:eastAsia="Calibri"/>
                <w:b/>
              </w:rPr>
            </w:pPr>
            <w:r>
              <w:rPr>
                <w:rFonts w:eastAsia="Calibri"/>
                <w:b/>
              </w:rPr>
              <w:t>Indien aanwezig “ja”:</w:t>
            </w:r>
          </w:p>
          <w:p w14:paraId="38AEC7F3" w14:textId="77777777" w:rsidR="008B097D" w:rsidRPr="00AA7616" w:rsidRDefault="008B097D" w:rsidP="001E1C12">
            <w:pPr>
              <w:widowControl w:val="0"/>
              <w:spacing w:after="0"/>
            </w:pPr>
            <w:r>
              <w:rPr>
                <w:rFonts w:eastAsia="Calibri"/>
                <w:b/>
              </w:rPr>
              <w:t>Is het correct uitgevoerd? (indien niet correct: licht toe hoe het verbeterd kan worden)</w:t>
            </w:r>
          </w:p>
        </w:tc>
      </w:tr>
      <w:tr w:rsidR="008B097D" w14:paraId="6FD0893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96BFA" w14:textId="77777777" w:rsidR="008B097D" w:rsidRDefault="008B097D" w:rsidP="001E1C12">
            <w:pPr>
              <w:widowControl w:val="0"/>
              <w:spacing w:after="0"/>
              <w:rPr>
                <w:rFonts w:eastAsia="Calibri"/>
                <w:b/>
              </w:rPr>
            </w:pPr>
            <w:r>
              <w:rPr>
                <w:rFonts w:eastAsia="Calibri"/>
                <w:b/>
              </w:rPr>
              <w:t xml:space="preserve">Voorblad: </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02E8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61A03" w14:textId="77777777" w:rsidR="008B097D" w:rsidRDefault="008B097D" w:rsidP="001E1C12">
            <w:pPr>
              <w:widowControl w:val="0"/>
              <w:spacing w:after="0"/>
              <w:rPr>
                <w:rFonts w:eastAsia="Calibri"/>
              </w:rPr>
            </w:pPr>
          </w:p>
        </w:tc>
      </w:tr>
      <w:tr w:rsidR="008B097D" w14:paraId="691D2752"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2C7EDC" w14:textId="77777777" w:rsidR="008B097D" w:rsidRDefault="008B097D" w:rsidP="008B097D">
            <w:pPr>
              <w:widowControl w:val="0"/>
              <w:numPr>
                <w:ilvl w:val="0"/>
                <w:numId w:val="7"/>
              </w:numPr>
              <w:autoSpaceDN w:val="0"/>
              <w:spacing w:after="200" w:line="276" w:lineRule="auto"/>
              <w:rPr>
                <w:rFonts w:eastAsia="Calibri"/>
              </w:rPr>
            </w:pPr>
            <w:r>
              <w:rPr>
                <w:rFonts w:eastAsia="Calibri"/>
              </w:rPr>
              <w:t>Titel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B983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B24BC" w14:textId="77777777" w:rsidR="008B097D" w:rsidRDefault="008B097D" w:rsidP="001E1C12">
            <w:pPr>
              <w:widowControl w:val="0"/>
              <w:spacing w:after="0"/>
              <w:rPr>
                <w:rFonts w:eastAsia="Calibri"/>
              </w:rPr>
            </w:pPr>
          </w:p>
        </w:tc>
      </w:tr>
      <w:tr w:rsidR="008B097D" w14:paraId="530ECB3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A6BA1" w14:textId="77777777" w:rsidR="008B097D" w:rsidRDefault="008B097D" w:rsidP="008B097D">
            <w:pPr>
              <w:widowControl w:val="0"/>
              <w:numPr>
                <w:ilvl w:val="0"/>
                <w:numId w:val="7"/>
              </w:numPr>
              <w:autoSpaceDN w:val="0"/>
              <w:spacing w:after="200" w:line="276" w:lineRule="auto"/>
              <w:rPr>
                <w:rFonts w:eastAsia="Calibri"/>
              </w:rPr>
            </w:pPr>
            <w:r>
              <w:rPr>
                <w:rFonts w:eastAsia="Calibri"/>
              </w:rPr>
              <w:t>Naam/ Namen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FB61C"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A39F9" w14:textId="77777777" w:rsidR="008B097D" w:rsidRDefault="008B097D" w:rsidP="001E1C12">
            <w:pPr>
              <w:widowControl w:val="0"/>
              <w:spacing w:after="0"/>
              <w:rPr>
                <w:rFonts w:eastAsia="Calibri"/>
              </w:rPr>
            </w:pPr>
          </w:p>
        </w:tc>
      </w:tr>
      <w:tr w:rsidR="008B097D" w14:paraId="2A7198B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96DAF0" w14:textId="77777777" w:rsidR="008B097D" w:rsidRDefault="008B097D" w:rsidP="008B097D">
            <w:pPr>
              <w:widowControl w:val="0"/>
              <w:numPr>
                <w:ilvl w:val="0"/>
                <w:numId w:val="7"/>
              </w:numPr>
              <w:autoSpaceDN w:val="0"/>
              <w:spacing w:after="200" w:line="276" w:lineRule="auto"/>
              <w:rPr>
                <w:rFonts w:eastAsia="Calibri"/>
              </w:rPr>
            </w:pPr>
            <w:r>
              <w:rPr>
                <w:rFonts w:eastAsia="Calibri"/>
              </w:rPr>
              <w:t>Studentnummer(s)</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5A20D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AB01D2" w14:textId="77777777" w:rsidR="008B097D" w:rsidRDefault="008B097D" w:rsidP="001E1C12">
            <w:pPr>
              <w:widowControl w:val="0"/>
              <w:spacing w:after="0"/>
              <w:rPr>
                <w:rFonts w:eastAsia="Calibri"/>
              </w:rPr>
            </w:pPr>
          </w:p>
        </w:tc>
      </w:tr>
      <w:tr w:rsidR="008B097D" w14:paraId="535F044F"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CDD54" w14:textId="77777777" w:rsidR="008B097D" w:rsidRDefault="008B097D" w:rsidP="008B097D">
            <w:pPr>
              <w:widowControl w:val="0"/>
              <w:numPr>
                <w:ilvl w:val="0"/>
                <w:numId w:val="7"/>
              </w:numPr>
              <w:autoSpaceDN w:val="0"/>
              <w:spacing w:after="200" w:line="276" w:lineRule="auto"/>
              <w:rPr>
                <w:rFonts w:eastAsia="Calibri"/>
              </w:rPr>
            </w:pPr>
            <w:r>
              <w:rPr>
                <w:rFonts w:eastAsia="Calibri"/>
              </w:rPr>
              <w:t>Coursenaam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3BD7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8C29F" w14:textId="77777777" w:rsidR="008B097D" w:rsidRDefault="008B097D" w:rsidP="001E1C12">
            <w:pPr>
              <w:widowControl w:val="0"/>
              <w:spacing w:after="0"/>
              <w:rPr>
                <w:rFonts w:eastAsia="Calibri"/>
              </w:rPr>
            </w:pPr>
          </w:p>
        </w:tc>
      </w:tr>
      <w:tr w:rsidR="008B097D" w14:paraId="784C1A5E"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52D87" w14:textId="77777777" w:rsidR="008B097D" w:rsidRDefault="008B097D" w:rsidP="008B097D">
            <w:pPr>
              <w:widowControl w:val="0"/>
              <w:numPr>
                <w:ilvl w:val="0"/>
                <w:numId w:val="7"/>
              </w:numPr>
              <w:autoSpaceDN w:val="0"/>
              <w:spacing w:after="200" w:line="276" w:lineRule="auto"/>
              <w:rPr>
                <w:rFonts w:eastAsia="Calibri"/>
              </w:rPr>
            </w:pPr>
            <w:r>
              <w:rPr>
                <w:rFonts w:eastAsia="Calibri"/>
              </w:rPr>
              <w:t>Docentnaam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0844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FC242" w14:textId="77777777" w:rsidR="008B097D" w:rsidRDefault="008B097D" w:rsidP="001E1C12">
            <w:pPr>
              <w:widowControl w:val="0"/>
              <w:spacing w:after="0"/>
              <w:rPr>
                <w:rFonts w:eastAsia="Calibri"/>
              </w:rPr>
            </w:pPr>
          </w:p>
        </w:tc>
      </w:tr>
      <w:tr w:rsidR="008B097D" w14:paraId="3CFEC13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716D" w14:textId="77777777" w:rsidR="008B097D" w:rsidRDefault="008B097D" w:rsidP="008B097D">
            <w:pPr>
              <w:widowControl w:val="0"/>
              <w:numPr>
                <w:ilvl w:val="0"/>
                <w:numId w:val="7"/>
              </w:numPr>
              <w:autoSpaceDN w:val="0"/>
              <w:spacing w:after="200" w:line="276" w:lineRule="auto"/>
              <w:rPr>
                <w:rFonts w:eastAsia="Calibri"/>
              </w:rPr>
            </w:pPr>
            <w:r>
              <w:rPr>
                <w:rFonts w:eastAsia="Calibri"/>
              </w:rPr>
              <w:t>Plaats &amp; Datum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81E0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45ADD" w14:textId="77777777" w:rsidR="008B097D" w:rsidRDefault="008B097D" w:rsidP="001E1C12">
            <w:pPr>
              <w:widowControl w:val="0"/>
              <w:spacing w:after="0"/>
              <w:rPr>
                <w:rFonts w:eastAsia="Calibri"/>
              </w:rPr>
            </w:pPr>
          </w:p>
        </w:tc>
      </w:tr>
      <w:tr w:rsidR="008B097D" w14:paraId="337F80C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6B78B"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C063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67692" w14:textId="77777777" w:rsidR="008B097D" w:rsidRDefault="008B097D" w:rsidP="001E1C12">
            <w:pPr>
              <w:widowControl w:val="0"/>
              <w:spacing w:after="0"/>
              <w:rPr>
                <w:rFonts w:eastAsia="Calibri"/>
              </w:rPr>
            </w:pPr>
          </w:p>
        </w:tc>
      </w:tr>
      <w:tr w:rsidR="008B097D" w14:paraId="5053C092"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B2B0E" w14:textId="77777777" w:rsidR="008B097D" w:rsidRDefault="008B097D" w:rsidP="001E1C12">
            <w:pPr>
              <w:widowControl w:val="0"/>
              <w:spacing w:after="0"/>
              <w:rPr>
                <w:rFonts w:eastAsia="Calibri"/>
              </w:rPr>
            </w:pPr>
            <w:r>
              <w:rPr>
                <w:rFonts w:eastAsia="Calibri"/>
              </w:rPr>
              <w:t>Optioneel: Titelblad en Voorwoord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2F81B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911EB4" w14:textId="77777777" w:rsidR="008B097D" w:rsidRDefault="008B097D" w:rsidP="001E1C12">
            <w:pPr>
              <w:widowControl w:val="0"/>
              <w:spacing w:after="0"/>
              <w:rPr>
                <w:rFonts w:eastAsia="Calibri"/>
              </w:rPr>
            </w:pPr>
          </w:p>
        </w:tc>
      </w:tr>
      <w:tr w:rsidR="008B097D" w14:paraId="3DF4073B"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F9182"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DF45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0F83" w14:textId="77777777" w:rsidR="008B097D" w:rsidRDefault="008B097D" w:rsidP="001E1C12">
            <w:pPr>
              <w:widowControl w:val="0"/>
              <w:spacing w:after="0"/>
              <w:rPr>
                <w:rFonts w:eastAsia="Calibri"/>
              </w:rPr>
            </w:pPr>
          </w:p>
        </w:tc>
      </w:tr>
      <w:tr w:rsidR="008B097D" w14:paraId="46B7500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638FA" w14:textId="77777777" w:rsidR="008B097D" w:rsidRDefault="008B097D" w:rsidP="001E1C12">
            <w:pPr>
              <w:widowControl w:val="0"/>
              <w:spacing w:after="0"/>
              <w:rPr>
                <w:rFonts w:eastAsia="Calibri"/>
                <w:b/>
              </w:rPr>
            </w:pPr>
            <w:r>
              <w:rPr>
                <w:rFonts w:eastAsia="Calibri"/>
                <w:b/>
              </w:rPr>
              <w:t>Inhoudsopgave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4A0C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5AA5" w14:textId="77777777" w:rsidR="008B097D" w:rsidRDefault="008B097D" w:rsidP="001E1C12">
            <w:pPr>
              <w:widowControl w:val="0"/>
              <w:spacing w:after="0"/>
              <w:rPr>
                <w:rFonts w:eastAsia="Calibri"/>
              </w:rPr>
            </w:pPr>
          </w:p>
        </w:tc>
      </w:tr>
      <w:tr w:rsidR="008B097D" w14:paraId="021B0C0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6A99D" w14:textId="77777777" w:rsidR="008B097D" w:rsidRDefault="008B097D" w:rsidP="008B097D">
            <w:pPr>
              <w:widowControl w:val="0"/>
              <w:numPr>
                <w:ilvl w:val="0"/>
                <w:numId w:val="8"/>
              </w:numPr>
              <w:autoSpaceDN w:val="0"/>
              <w:spacing w:after="200" w:line="276" w:lineRule="auto"/>
              <w:rPr>
                <w:rFonts w:eastAsia="Calibri"/>
              </w:rPr>
            </w:pPr>
            <w:r>
              <w:rPr>
                <w:rFonts w:eastAsia="Calibri"/>
              </w:rPr>
              <w:t>Hoofdstukken zijn genummerd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5A9E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C44A" w14:textId="77777777" w:rsidR="008B097D" w:rsidRDefault="008B097D" w:rsidP="001E1C12">
            <w:pPr>
              <w:widowControl w:val="0"/>
              <w:spacing w:after="0"/>
              <w:rPr>
                <w:rFonts w:eastAsia="Calibri"/>
              </w:rPr>
            </w:pPr>
          </w:p>
        </w:tc>
      </w:tr>
      <w:tr w:rsidR="008B097D" w:rsidRPr="00AA7616" w14:paraId="0B4F8D0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797D" w14:textId="77777777" w:rsidR="008B097D" w:rsidRDefault="008B097D" w:rsidP="008B097D">
            <w:pPr>
              <w:widowControl w:val="0"/>
              <w:numPr>
                <w:ilvl w:val="0"/>
                <w:numId w:val="8"/>
              </w:numPr>
              <w:autoSpaceDN w:val="0"/>
              <w:spacing w:after="200" w:line="276" w:lineRule="auto"/>
              <w:rPr>
                <w:rFonts w:eastAsia="Calibri"/>
              </w:rPr>
            </w:pPr>
            <w:r>
              <w:rPr>
                <w:rFonts w:eastAsia="Calibri"/>
              </w:rPr>
              <w:t>Niveaus in hoofdstukken worden weergegeven (indien van toepassing)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6AC2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7575F" w14:textId="77777777" w:rsidR="008B097D" w:rsidRDefault="008B097D" w:rsidP="001E1C12">
            <w:pPr>
              <w:widowControl w:val="0"/>
              <w:spacing w:after="0"/>
              <w:rPr>
                <w:rFonts w:eastAsia="Calibri"/>
              </w:rPr>
            </w:pPr>
          </w:p>
        </w:tc>
      </w:tr>
      <w:tr w:rsidR="008B097D" w14:paraId="2647493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17A18" w14:textId="77777777" w:rsidR="008B097D" w:rsidRDefault="008B097D" w:rsidP="008B097D">
            <w:pPr>
              <w:widowControl w:val="0"/>
              <w:numPr>
                <w:ilvl w:val="0"/>
                <w:numId w:val="8"/>
              </w:numPr>
              <w:autoSpaceDN w:val="0"/>
              <w:spacing w:after="200" w:line="276" w:lineRule="auto"/>
              <w:rPr>
                <w:rFonts w:eastAsia="Calibri"/>
              </w:rPr>
            </w:pPr>
            <w:r>
              <w:rPr>
                <w:rFonts w:eastAsia="Calibri"/>
              </w:rPr>
              <w:t>Paginanummers zijn weergegeven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5A19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1003" w14:textId="77777777" w:rsidR="008B097D" w:rsidRDefault="008B097D" w:rsidP="001E1C12">
            <w:pPr>
              <w:widowControl w:val="0"/>
              <w:spacing w:after="0"/>
              <w:rPr>
                <w:rFonts w:eastAsia="Calibri"/>
              </w:rPr>
            </w:pPr>
          </w:p>
        </w:tc>
      </w:tr>
      <w:tr w:rsidR="008B097D" w14:paraId="35B0827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07BDB" w14:textId="77777777" w:rsidR="008B097D" w:rsidRDefault="008B097D" w:rsidP="008B097D">
            <w:pPr>
              <w:widowControl w:val="0"/>
              <w:numPr>
                <w:ilvl w:val="0"/>
                <w:numId w:val="8"/>
              </w:numPr>
              <w:autoSpaceDN w:val="0"/>
              <w:spacing w:after="200" w:line="276" w:lineRule="auto"/>
              <w:rPr>
                <w:rFonts w:eastAsia="Calibri"/>
              </w:rPr>
            </w:pPr>
            <w:r>
              <w:rPr>
                <w:rFonts w:eastAsia="Calibri"/>
              </w:rPr>
              <w:t>Opbouw is overzichtelijk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C2ED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EB7DE" w14:textId="77777777" w:rsidR="008B097D" w:rsidRDefault="008B097D" w:rsidP="001E1C12">
            <w:pPr>
              <w:widowControl w:val="0"/>
              <w:spacing w:after="0"/>
              <w:rPr>
                <w:rFonts w:eastAsia="Calibri"/>
              </w:rPr>
            </w:pPr>
          </w:p>
        </w:tc>
      </w:tr>
      <w:tr w:rsidR="008B097D" w14:paraId="3680A27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A9C9"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05C96"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CB4CB" w14:textId="77777777" w:rsidR="008B097D" w:rsidRDefault="008B097D" w:rsidP="001E1C12">
            <w:pPr>
              <w:widowControl w:val="0"/>
              <w:spacing w:after="0"/>
              <w:rPr>
                <w:rFonts w:eastAsia="Calibri"/>
              </w:rPr>
            </w:pPr>
          </w:p>
        </w:tc>
      </w:tr>
      <w:tr w:rsidR="008B097D" w14:paraId="7BAFEFD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59D72" w14:textId="77777777" w:rsidR="008B097D" w:rsidRDefault="008B097D" w:rsidP="001E1C12">
            <w:pPr>
              <w:widowControl w:val="0"/>
              <w:spacing w:after="0"/>
              <w:rPr>
                <w:rFonts w:eastAsia="Calibri"/>
                <w:b/>
              </w:rPr>
            </w:pPr>
            <w:r>
              <w:rPr>
                <w:rFonts w:eastAsia="Calibri"/>
                <w:b/>
              </w:rPr>
              <w:t>Inleiding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6260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F86C" w14:textId="77777777" w:rsidR="008B097D" w:rsidRDefault="008B097D" w:rsidP="001E1C12">
            <w:pPr>
              <w:widowControl w:val="0"/>
              <w:spacing w:after="0"/>
              <w:rPr>
                <w:rFonts w:eastAsia="Calibri"/>
              </w:rPr>
            </w:pPr>
          </w:p>
        </w:tc>
      </w:tr>
      <w:tr w:rsidR="008B097D" w:rsidRPr="00AA7616" w14:paraId="2E2757D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11C8B" w14:textId="77777777" w:rsidR="008B097D" w:rsidRDefault="008B097D" w:rsidP="008B097D">
            <w:pPr>
              <w:widowControl w:val="0"/>
              <w:numPr>
                <w:ilvl w:val="0"/>
                <w:numId w:val="9"/>
              </w:numPr>
              <w:autoSpaceDN w:val="0"/>
              <w:spacing w:after="200" w:line="276" w:lineRule="auto"/>
              <w:rPr>
                <w:rFonts w:eastAsia="Calibri"/>
              </w:rPr>
            </w:pPr>
            <w:r>
              <w:rPr>
                <w:rFonts w:eastAsia="Calibri"/>
              </w:rPr>
              <w:t>Beschrijft aanleiding voor het maken van het rapport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00D53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016FB6" w14:textId="77777777" w:rsidR="008B097D" w:rsidRDefault="008B097D" w:rsidP="001E1C12">
            <w:pPr>
              <w:widowControl w:val="0"/>
              <w:spacing w:after="0"/>
              <w:rPr>
                <w:rFonts w:eastAsia="Calibri"/>
              </w:rPr>
            </w:pPr>
          </w:p>
        </w:tc>
      </w:tr>
      <w:tr w:rsidR="008B097D" w:rsidRPr="00AA7616" w14:paraId="1F79302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61617E" w14:textId="77777777" w:rsidR="008B097D" w:rsidRDefault="008B097D" w:rsidP="008B097D">
            <w:pPr>
              <w:widowControl w:val="0"/>
              <w:numPr>
                <w:ilvl w:val="0"/>
                <w:numId w:val="9"/>
              </w:numPr>
              <w:autoSpaceDN w:val="0"/>
              <w:spacing w:after="200" w:line="276" w:lineRule="auto"/>
              <w:rPr>
                <w:rFonts w:eastAsia="Calibri"/>
              </w:rPr>
            </w:pPr>
            <w:r>
              <w:rPr>
                <w:rFonts w:eastAsia="Calibri"/>
              </w:rPr>
              <w:t>Beschrijft de doelstelling van het rapport/de werkzaamheden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E5F3D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778FC" w14:textId="77777777" w:rsidR="008B097D" w:rsidRDefault="008B097D" w:rsidP="001E1C12">
            <w:pPr>
              <w:widowControl w:val="0"/>
              <w:spacing w:after="0"/>
              <w:rPr>
                <w:rFonts w:eastAsia="Calibri"/>
              </w:rPr>
            </w:pPr>
          </w:p>
        </w:tc>
      </w:tr>
      <w:tr w:rsidR="008B097D" w14:paraId="6CA8D5B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8B1B1" w14:textId="77777777" w:rsidR="008B097D" w:rsidRDefault="008B097D" w:rsidP="008B097D">
            <w:pPr>
              <w:widowControl w:val="0"/>
              <w:numPr>
                <w:ilvl w:val="0"/>
                <w:numId w:val="9"/>
              </w:numPr>
              <w:autoSpaceDN w:val="0"/>
              <w:spacing w:after="200" w:line="276" w:lineRule="auto"/>
              <w:rPr>
                <w:rFonts w:eastAsia="Calibri"/>
              </w:rPr>
            </w:pPr>
            <w:r>
              <w:rPr>
                <w:rFonts w:eastAsia="Calibri"/>
              </w:rPr>
              <w:lastRenderedPageBreak/>
              <w:t xml:space="preserve">Beschrijft de gekozen werkwijze </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59A4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BB057" w14:textId="77777777" w:rsidR="008B097D" w:rsidRDefault="008B097D" w:rsidP="001E1C12">
            <w:pPr>
              <w:widowControl w:val="0"/>
              <w:spacing w:after="0"/>
              <w:rPr>
                <w:rFonts w:eastAsia="Calibri"/>
              </w:rPr>
            </w:pPr>
          </w:p>
        </w:tc>
      </w:tr>
      <w:tr w:rsidR="008B097D" w:rsidRPr="00AA7616" w14:paraId="166744B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ACA35" w14:textId="77777777" w:rsidR="008B097D" w:rsidRDefault="008B097D" w:rsidP="008B097D">
            <w:pPr>
              <w:widowControl w:val="0"/>
              <w:numPr>
                <w:ilvl w:val="0"/>
                <w:numId w:val="9"/>
              </w:numPr>
              <w:autoSpaceDN w:val="0"/>
              <w:spacing w:after="200" w:line="276" w:lineRule="auto"/>
              <w:rPr>
                <w:rFonts w:eastAsia="Calibri"/>
              </w:rPr>
            </w:pPr>
            <w:r>
              <w:rPr>
                <w:rFonts w:eastAsia="Calibri"/>
              </w:rPr>
              <w:t>Geeft aan welke randvoorwaarden gelden bij het maken van het rapport of het uitvoeren van het werk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C241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1D2E9" w14:textId="77777777" w:rsidR="008B097D" w:rsidRDefault="008B097D" w:rsidP="001E1C12">
            <w:pPr>
              <w:widowControl w:val="0"/>
              <w:spacing w:after="0"/>
              <w:rPr>
                <w:rFonts w:eastAsia="Calibri"/>
              </w:rPr>
            </w:pPr>
          </w:p>
          <w:p w14:paraId="615509D6" w14:textId="77777777" w:rsidR="008B097D" w:rsidRDefault="008B097D" w:rsidP="001E1C12">
            <w:pPr>
              <w:widowControl w:val="0"/>
              <w:spacing w:after="0"/>
              <w:rPr>
                <w:rFonts w:eastAsia="Calibri"/>
              </w:rPr>
            </w:pPr>
          </w:p>
        </w:tc>
      </w:tr>
      <w:tr w:rsidR="008B097D" w:rsidRPr="00AA7616" w14:paraId="3B41399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4D304" w14:textId="77777777" w:rsidR="008B097D" w:rsidRDefault="008B097D" w:rsidP="008B097D">
            <w:pPr>
              <w:widowControl w:val="0"/>
              <w:numPr>
                <w:ilvl w:val="0"/>
                <w:numId w:val="9"/>
              </w:numPr>
              <w:autoSpaceDN w:val="0"/>
              <w:spacing w:after="200" w:line="276" w:lineRule="auto"/>
              <w:rPr>
                <w:rFonts w:eastAsia="Calibri"/>
              </w:rPr>
            </w:pPr>
            <w:r>
              <w:rPr>
                <w:rFonts w:eastAsia="Calibri"/>
              </w:rPr>
              <w:t>Geeft aan welke uitgangspunten van toepassing zijn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DFF774"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4DD0D" w14:textId="77777777" w:rsidR="008B097D" w:rsidRDefault="008B097D" w:rsidP="001E1C12">
            <w:pPr>
              <w:widowControl w:val="0"/>
              <w:spacing w:after="0"/>
              <w:rPr>
                <w:rFonts w:eastAsia="Calibri"/>
              </w:rPr>
            </w:pPr>
          </w:p>
        </w:tc>
      </w:tr>
      <w:tr w:rsidR="008B097D" w:rsidRPr="00AA7616" w14:paraId="1E5881C0"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BA8C7" w14:textId="77777777" w:rsidR="008B097D" w:rsidRDefault="008B097D" w:rsidP="008B097D">
            <w:pPr>
              <w:widowControl w:val="0"/>
              <w:numPr>
                <w:ilvl w:val="0"/>
                <w:numId w:val="9"/>
              </w:numPr>
              <w:autoSpaceDN w:val="0"/>
              <w:spacing w:after="200" w:line="276" w:lineRule="auto"/>
              <w:rPr>
                <w:rFonts w:eastAsia="Calibri"/>
              </w:rPr>
            </w:pPr>
            <w:r>
              <w:rPr>
                <w:rFonts w:eastAsia="Calibri"/>
              </w:rPr>
              <w:t>Geeft de structuurbeschrijving van het rapport weer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6C05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DD8F2" w14:textId="77777777" w:rsidR="008B097D" w:rsidRDefault="008B097D" w:rsidP="001E1C12">
            <w:pPr>
              <w:widowControl w:val="0"/>
              <w:spacing w:after="0"/>
              <w:rPr>
                <w:rFonts w:eastAsia="Calibri"/>
              </w:rPr>
            </w:pPr>
          </w:p>
        </w:tc>
      </w:tr>
      <w:tr w:rsidR="008B097D" w:rsidRPr="00AA7616" w14:paraId="0C073FEF"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66CD1"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969C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AC869" w14:textId="77777777" w:rsidR="008B097D" w:rsidRDefault="008B097D" w:rsidP="001E1C12">
            <w:pPr>
              <w:widowControl w:val="0"/>
              <w:spacing w:after="0"/>
              <w:rPr>
                <w:rFonts w:eastAsia="Calibri"/>
              </w:rPr>
            </w:pPr>
          </w:p>
        </w:tc>
      </w:tr>
      <w:tr w:rsidR="008B097D" w14:paraId="66042D2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7ADC" w14:textId="77777777" w:rsidR="008B097D" w:rsidRDefault="008B097D" w:rsidP="001E1C12">
            <w:pPr>
              <w:widowControl w:val="0"/>
              <w:spacing w:after="0"/>
              <w:rPr>
                <w:rFonts w:eastAsia="Calibri"/>
                <w:b/>
              </w:rPr>
            </w:pPr>
            <w:r>
              <w:rPr>
                <w:rFonts w:eastAsia="Calibri"/>
                <w:b/>
              </w:rPr>
              <w:t>Kern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204E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276CA" w14:textId="77777777" w:rsidR="008B097D" w:rsidRDefault="008B097D" w:rsidP="001E1C12">
            <w:pPr>
              <w:widowControl w:val="0"/>
              <w:spacing w:after="0"/>
              <w:rPr>
                <w:rFonts w:eastAsia="Calibri"/>
              </w:rPr>
            </w:pPr>
          </w:p>
        </w:tc>
      </w:tr>
      <w:tr w:rsidR="008B097D" w:rsidRPr="00AA7616" w14:paraId="357EB59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5F2AF" w14:textId="77777777" w:rsidR="008B097D" w:rsidRDefault="008B097D" w:rsidP="008B097D">
            <w:pPr>
              <w:widowControl w:val="0"/>
              <w:numPr>
                <w:ilvl w:val="0"/>
                <w:numId w:val="10"/>
              </w:numPr>
              <w:autoSpaceDN w:val="0"/>
              <w:spacing w:after="200" w:line="276" w:lineRule="auto"/>
              <w:rPr>
                <w:rFonts w:eastAsia="Calibri"/>
              </w:rPr>
            </w:pPr>
            <w:r>
              <w:rPr>
                <w:rFonts w:eastAsia="Calibri"/>
              </w:rPr>
              <w:t>Ieder hoofdstuk start met inleiding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C0D86"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FA161" w14:textId="77777777" w:rsidR="008B097D" w:rsidRDefault="008B097D" w:rsidP="001E1C12">
            <w:pPr>
              <w:widowControl w:val="0"/>
              <w:spacing w:after="0"/>
              <w:rPr>
                <w:rFonts w:eastAsia="Calibri"/>
              </w:rPr>
            </w:pPr>
          </w:p>
        </w:tc>
      </w:tr>
      <w:tr w:rsidR="008B097D" w:rsidRPr="00AA7616" w14:paraId="7F69921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95A44" w14:textId="77777777" w:rsidR="008B097D" w:rsidRDefault="008B097D" w:rsidP="008B097D">
            <w:pPr>
              <w:widowControl w:val="0"/>
              <w:numPr>
                <w:ilvl w:val="0"/>
                <w:numId w:val="10"/>
              </w:numPr>
              <w:autoSpaceDN w:val="0"/>
              <w:spacing w:after="200" w:line="276" w:lineRule="auto"/>
              <w:rPr>
                <w:rFonts w:eastAsia="Calibri"/>
              </w:rPr>
            </w:pPr>
            <w:r>
              <w:rPr>
                <w:rFonts w:eastAsia="Calibri"/>
              </w:rPr>
              <w:t>Heldere structuur, één onderwerp per alinea</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D8C40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5653C" w14:textId="77777777" w:rsidR="008B097D" w:rsidRDefault="008B097D" w:rsidP="001E1C12">
            <w:pPr>
              <w:widowControl w:val="0"/>
              <w:spacing w:after="0"/>
              <w:rPr>
                <w:rFonts w:eastAsia="Calibri"/>
              </w:rPr>
            </w:pPr>
          </w:p>
        </w:tc>
      </w:tr>
      <w:tr w:rsidR="008B097D" w14:paraId="0C80714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5D698" w14:textId="77777777" w:rsidR="008B097D" w:rsidRDefault="008B097D" w:rsidP="008B097D">
            <w:pPr>
              <w:widowControl w:val="0"/>
              <w:numPr>
                <w:ilvl w:val="0"/>
                <w:numId w:val="10"/>
              </w:numPr>
              <w:autoSpaceDN w:val="0"/>
              <w:spacing w:after="200" w:line="276" w:lineRule="auto"/>
              <w:rPr>
                <w:rFonts w:eastAsia="Calibri"/>
              </w:rPr>
            </w:pPr>
            <w:r>
              <w:rPr>
                <w:rFonts w:eastAsia="Calibri"/>
              </w:rPr>
              <w:t>Puntsgewijze opsomminge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D64A14"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B856" w14:textId="77777777" w:rsidR="008B097D" w:rsidRDefault="008B097D" w:rsidP="001E1C12">
            <w:pPr>
              <w:widowControl w:val="0"/>
              <w:spacing w:after="0"/>
              <w:rPr>
                <w:rFonts w:eastAsia="Calibri"/>
              </w:rPr>
            </w:pPr>
          </w:p>
        </w:tc>
      </w:tr>
      <w:tr w:rsidR="008B097D" w14:paraId="5617557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86161F" w14:textId="77777777" w:rsidR="008B097D" w:rsidRDefault="008B097D" w:rsidP="008B097D">
            <w:pPr>
              <w:widowControl w:val="0"/>
              <w:numPr>
                <w:ilvl w:val="0"/>
                <w:numId w:val="10"/>
              </w:numPr>
              <w:autoSpaceDN w:val="0"/>
              <w:spacing w:after="200" w:line="276" w:lineRule="auto"/>
              <w:rPr>
                <w:rFonts w:eastAsia="Calibri"/>
              </w:rPr>
            </w:pPr>
            <w:r>
              <w:rPr>
                <w:rFonts w:eastAsia="Calibri"/>
              </w:rPr>
              <w:t>Indeling conform inhoudsopgave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B63A0"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9CC17" w14:textId="77777777" w:rsidR="008B097D" w:rsidRDefault="008B097D" w:rsidP="001E1C12">
            <w:pPr>
              <w:widowControl w:val="0"/>
              <w:spacing w:after="0"/>
              <w:rPr>
                <w:rFonts w:eastAsia="Calibri"/>
              </w:rPr>
            </w:pPr>
          </w:p>
        </w:tc>
      </w:tr>
      <w:tr w:rsidR="008B097D" w:rsidRPr="00AA7616" w14:paraId="2A8A2B4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6782B" w14:textId="77777777" w:rsidR="008B097D" w:rsidRDefault="008B097D" w:rsidP="008B097D">
            <w:pPr>
              <w:widowControl w:val="0"/>
              <w:numPr>
                <w:ilvl w:val="0"/>
                <w:numId w:val="10"/>
              </w:numPr>
              <w:autoSpaceDN w:val="0"/>
              <w:spacing w:after="200" w:line="276" w:lineRule="auto"/>
              <w:rPr>
                <w:rFonts w:eastAsia="Calibri"/>
              </w:rPr>
            </w:pPr>
            <w:r>
              <w:rPr>
                <w:rFonts w:eastAsia="Calibri"/>
              </w:rPr>
              <w:t>Correcte verwijzingen naar externe bronnen (auteur, jaartal)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CDD77"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901E2" w14:textId="77777777" w:rsidR="008B097D" w:rsidRDefault="008B097D" w:rsidP="001E1C12">
            <w:pPr>
              <w:widowControl w:val="0"/>
              <w:spacing w:after="0"/>
              <w:rPr>
                <w:rFonts w:eastAsia="Calibri"/>
              </w:rPr>
            </w:pPr>
          </w:p>
        </w:tc>
      </w:tr>
      <w:tr w:rsidR="008B097D" w:rsidRPr="00AA7616" w14:paraId="4F57126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CCB0" w14:textId="77777777" w:rsidR="008B097D" w:rsidRDefault="008B097D" w:rsidP="001E1C12">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B2E8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448BB" w14:textId="77777777" w:rsidR="008B097D" w:rsidRDefault="008B097D" w:rsidP="001E1C12">
            <w:pPr>
              <w:widowControl w:val="0"/>
              <w:spacing w:after="0"/>
              <w:rPr>
                <w:rFonts w:eastAsia="Calibri"/>
              </w:rPr>
            </w:pPr>
          </w:p>
        </w:tc>
      </w:tr>
      <w:tr w:rsidR="008B097D" w14:paraId="06C617F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3650" w14:textId="77777777" w:rsidR="008B097D" w:rsidRDefault="008B097D" w:rsidP="001E1C12">
            <w:pPr>
              <w:widowControl w:val="0"/>
              <w:spacing w:after="0"/>
              <w:rPr>
                <w:rFonts w:eastAsia="Calibri"/>
                <w:b/>
              </w:rPr>
            </w:pPr>
            <w:r>
              <w:rPr>
                <w:rFonts w:eastAsia="Calibri"/>
                <w:b/>
              </w:rPr>
              <w:t>Conclusie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271A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FF926" w14:textId="77777777" w:rsidR="008B097D" w:rsidRDefault="008B097D" w:rsidP="001E1C12">
            <w:pPr>
              <w:widowControl w:val="0"/>
              <w:spacing w:after="0"/>
              <w:rPr>
                <w:rFonts w:eastAsia="Calibri"/>
              </w:rPr>
            </w:pPr>
          </w:p>
        </w:tc>
      </w:tr>
      <w:tr w:rsidR="008B097D" w:rsidRPr="00AA7616" w14:paraId="3EC2DC2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18364" w14:textId="77777777" w:rsidR="008B097D" w:rsidRDefault="008B097D" w:rsidP="008B097D">
            <w:pPr>
              <w:widowControl w:val="0"/>
              <w:numPr>
                <w:ilvl w:val="0"/>
                <w:numId w:val="11"/>
              </w:numPr>
              <w:autoSpaceDN w:val="0"/>
              <w:spacing w:after="200" w:line="276" w:lineRule="auto"/>
              <w:rPr>
                <w:rFonts w:eastAsia="Calibri"/>
              </w:rPr>
            </w:pPr>
            <w:r>
              <w:rPr>
                <w:rFonts w:eastAsia="Calibri"/>
              </w:rPr>
              <w:t>Legt relatie naar volgend hoofdstuk of volgende activiteit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A836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095E1" w14:textId="77777777" w:rsidR="008B097D" w:rsidRDefault="008B097D" w:rsidP="001E1C12">
            <w:pPr>
              <w:widowControl w:val="0"/>
              <w:spacing w:after="0"/>
              <w:rPr>
                <w:rFonts w:eastAsia="Calibri"/>
              </w:rPr>
            </w:pPr>
          </w:p>
        </w:tc>
      </w:tr>
      <w:tr w:rsidR="008B097D" w:rsidRPr="00AA7616" w14:paraId="0A3CCE8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50D33"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geschreven in de  tegenwoordige tijd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8447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7EC30" w14:textId="77777777" w:rsidR="008B097D" w:rsidRDefault="008B097D" w:rsidP="001E1C12">
            <w:pPr>
              <w:widowControl w:val="0"/>
              <w:spacing w:after="0"/>
              <w:rPr>
                <w:rFonts w:eastAsia="Calibri"/>
              </w:rPr>
            </w:pPr>
          </w:p>
        </w:tc>
      </w:tr>
      <w:tr w:rsidR="008B097D" w:rsidRPr="00AA7616" w14:paraId="27722B7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C93EB"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gebaseerd op inhoud van het hoofdstuk of het rapport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38E04"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BFBA7" w14:textId="77777777" w:rsidR="008B097D" w:rsidRDefault="008B097D" w:rsidP="001E1C12">
            <w:pPr>
              <w:widowControl w:val="0"/>
              <w:spacing w:after="0"/>
              <w:rPr>
                <w:rFonts w:eastAsia="Calibri"/>
              </w:rPr>
            </w:pPr>
          </w:p>
        </w:tc>
      </w:tr>
      <w:tr w:rsidR="008B097D" w14:paraId="424A127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9EFA8"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kernachtig verwoord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BFD2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BF4C5" w14:textId="77777777" w:rsidR="008B097D" w:rsidRDefault="008B097D" w:rsidP="001E1C12">
            <w:pPr>
              <w:widowControl w:val="0"/>
              <w:spacing w:after="0"/>
              <w:rPr>
                <w:rFonts w:eastAsia="Calibri"/>
              </w:rPr>
            </w:pPr>
          </w:p>
        </w:tc>
      </w:tr>
      <w:tr w:rsidR="008B097D" w14:paraId="1B6907C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4476"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startpunt voor aanbeveling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6258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8563" w14:textId="77777777" w:rsidR="008B097D" w:rsidRDefault="008B097D" w:rsidP="001E1C12">
            <w:pPr>
              <w:widowControl w:val="0"/>
              <w:spacing w:after="0"/>
              <w:rPr>
                <w:rFonts w:eastAsia="Calibri"/>
              </w:rPr>
            </w:pPr>
          </w:p>
        </w:tc>
      </w:tr>
      <w:tr w:rsidR="008B097D" w14:paraId="798F163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C047B"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24BC7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E527A" w14:textId="77777777" w:rsidR="008B097D" w:rsidRDefault="008B097D" w:rsidP="001E1C12">
            <w:pPr>
              <w:widowControl w:val="0"/>
              <w:spacing w:after="0"/>
              <w:rPr>
                <w:rFonts w:eastAsia="Calibri"/>
              </w:rPr>
            </w:pPr>
          </w:p>
        </w:tc>
      </w:tr>
      <w:tr w:rsidR="008B097D" w14:paraId="4566069B"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34A05" w14:textId="77777777" w:rsidR="008B097D" w:rsidRDefault="008B097D" w:rsidP="001E1C12">
            <w:pPr>
              <w:widowControl w:val="0"/>
              <w:spacing w:after="0"/>
              <w:rPr>
                <w:rFonts w:eastAsia="Calibri"/>
                <w:b/>
              </w:rPr>
            </w:pPr>
            <w:r>
              <w:rPr>
                <w:rFonts w:eastAsia="Calibri"/>
                <w:b/>
              </w:rPr>
              <w:t>Aanbeveling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B4AC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18207" w14:textId="77777777" w:rsidR="008B097D" w:rsidRDefault="008B097D" w:rsidP="001E1C12">
            <w:pPr>
              <w:widowControl w:val="0"/>
              <w:spacing w:after="0"/>
              <w:rPr>
                <w:rFonts w:eastAsia="Calibri"/>
              </w:rPr>
            </w:pPr>
          </w:p>
        </w:tc>
      </w:tr>
      <w:tr w:rsidR="008B097D" w14:paraId="64DDA5A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184DC2" w14:textId="77777777" w:rsidR="008B097D" w:rsidRDefault="008B097D" w:rsidP="008B097D">
            <w:pPr>
              <w:widowControl w:val="0"/>
              <w:numPr>
                <w:ilvl w:val="0"/>
                <w:numId w:val="12"/>
              </w:numPr>
              <w:autoSpaceDN w:val="0"/>
              <w:spacing w:after="200" w:line="276" w:lineRule="auto"/>
              <w:rPr>
                <w:rFonts w:eastAsia="Calibri"/>
              </w:rPr>
            </w:pPr>
            <w:r>
              <w:rPr>
                <w:rFonts w:eastAsia="Calibri"/>
              </w:rPr>
              <w:t>Sluit aan bij conclusie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C096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2A7D6" w14:textId="77777777" w:rsidR="008B097D" w:rsidRDefault="008B097D" w:rsidP="001E1C12">
            <w:pPr>
              <w:widowControl w:val="0"/>
              <w:spacing w:after="0"/>
              <w:rPr>
                <w:rFonts w:eastAsia="Calibri"/>
              </w:rPr>
            </w:pPr>
          </w:p>
        </w:tc>
      </w:tr>
      <w:tr w:rsidR="008B097D" w:rsidRPr="00AA7616" w14:paraId="6A3B4A9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869CF" w14:textId="77777777" w:rsidR="008B097D" w:rsidRDefault="008B097D" w:rsidP="008B097D">
            <w:pPr>
              <w:widowControl w:val="0"/>
              <w:numPr>
                <w:ilvl w:val="0"/>
                <w:numId w:val="12"/>
              </w:numPr>
              <w:autoSpaceDN w:val="0"/>
              <w:spacing w:after="200" w:line="276" w:lineRule="auto"/>
              <w:rPr>
                <w:rFonts w:eastAsia="Calibri"/>
              </w:rPr>
            </w:pPr>
            <w:r>
              <w:rPr>
                <w:rFonts w:eastAsia="Calibri"/>
              </w:rPr>
              <w:t xml:space="preserve">Is concreet, beschrijft wat er nu </w:t>
            </w:r>
            <w:r>
              <w:rPr>
                <w:rFonts w:eastAsia="Calibri"/>
              </w:rPr>
              <w:lastRenderedPageBreak/>
              <w:t>moet gebeuren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FECE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8D45" w14:textId="77777777" w:rsidR="008B097D" w:rsidRDefault="008B097D" w:rsidP="001E1C12">
            <w:pPr>
              <w:widowControl w:val="0"/>
              <w:spacing w:after="0"/>
              <w:rPr>
                <w:rFonts w:eastAsia="Calibri"/>
              </w:rPr>
            </w:pPr>
          </w:p>
        </w:tc>
      </w:tr>
      <w:tr w:rsidR="008B097D" w14:paraId="60D554B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A93102" w14:textId="77777777" w:rsidR="008B097D" w:rsidRDefault="008B097D" w:rsidP="008B097D">
            <w:pPr>
              <w:widowControl w:val="0"/>
              <w:numPr>
                <w:ilvl w:val="0"/>
                <w:numId w:val="12"/>
              </w:numPr>
              <w:autoSpaceDN w:val="0"/>
              <w:spacing w:after="200" w:line="276" w:lineRule="auto"/>
              <w:rPr>
                <w:rFonts w:eastAsia="Calibri"/>
              </w:rPr>
            </w:pPr>
            <w:r>
              <w:rPr>
                <w:rFonts w:eastAsia="Calibri"/>
              </w:rPr>
              <w:lastRenderedPageBreak/>
              <w:t>Is uitvoerbaar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A15BC"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874" w14:textId="77777777" w:rsidR="008B097D" w:rsidRDefault="008B097D" w:rsidP="001E1C12">
            <w:pPr>
              <w:widowControl w:val="0"/>
              <w:spacing w:after="0"/>
              <w:rPr>
                <w:rFonts w:eastAsia="Calibri"/>
              </w:rPr>
            </w:pPr>
          </w:p>
        </w:tc>
      </w:tr>
      <w:tr w:rsidR="008B097D" w14:paraId="49232ABF"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08BC8"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F6F8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86F2F2" w14:textId="77777777" w:rsidR="008B097D" w:rsidRDefault="008B097D" w:rsidP="001E1C12">
            <w:pPr>
              <w:widowControl w:val="0"/>
              <w:spacing w:after="0"/>
              <w:rPr>
                <w:rFonts w:eastAsia="Calibri"/>
              </w:rPr>
            </w:pPr>
          </w:p>
        </w:tc>
      </w:tr>
      <w:tr w:rsidR="008B097D" w14:paraId="7CADCBF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BAC8A" w14:textId="77777777" w:rsidR="008B097D" w:rsidRDefault="008B097D" w:rsidP="001E1C12">
            <w:pPr>
              <w:widowControl w:val="0"/>
              <w:spacing w:after="0"/>
              <w:rPr>
                <w:rFonts w:eastAsia="Calibri"/>
                <w:b/>
              </w:rPr>
            </w:pPr>
            <w:r>
              <w:rPr>
                <w:rFonts w:eastAsia="Calibri"/>
                <w:b/>
              </w:rPr>
              <w:t>Verwijzingen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70B17"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14CD7" w14:textId="77777777" w:rsidR="008B097D" w:rsidRDefault="008B097D" w:rsidP="001E1C12">
            <w:pPr>
              <w:widowControl w:val="0"/>
              <w:spacing w:after="0"/>
              <w:rPr>
                <w:rFonts w:eastAsia="Calibri"/>
              </w:rPr>
            </w:pPr>
          </w:p>
        </w:tc>
      </w:tr>
      <w:tr w:rsidR="008B097D" w14:paraId="0293742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79ABA" w14:textId="77777777" w:rsidR="008B097D" w:rsidRDefault="008B097D" w:rsidP="008B097D">
            <w:pPr>
              <w:widowControl w:val="0"/>
              <w:numPr>
                <w:ilvl w:val="0"/>
                <w:numId w:val="13"/>
              </w:numPr>
              <w:autoSpaceDN w:val="0"/>
              <w:spacing w:after="200" w:line="276" w:lineRule="auto"/>
              <w:rPr>
                <w:rFonts w:eastAsia="Calibri"/>
              </w:rPr>
            </w:pPr>
            <w:r>
              <w:rPr>
                <w:rFonts w:eastAsia="Calibri"/>
              </w:rPr>
              <w:t>Pagina’s zijn genummerd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7A81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93281" w14:textId="77777777" w:rsidR="008B097D" w:rsidRDefault="008B097D" w:rsidP="001E1C12">
            <w:pPr>
              <w:widowControl w:val="0"/>
              <w:spacing w:after="0"/>
              <w:rPr>
                <w:rFonts w:eastAsia="Calibri"/>
              </w:rPr>
            </w:pPr>
          </w:p>
        </w:tc>
      </w:tr>
      <w:tr w:rsidR="008B097D" w14:paraId="5136871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AD3BA" w14:textId="77777777" w:rsidR="008B097D" w:rsidRDefault="008B097D" w:rsidP="008B097D">
            <w:pPr>
              <w:widowControl w:val="0"/>
              <w:numPr>
                <w:ilvl w:val="0"/>
                <w:numId w:val="13"/>
              </w:numPr>
              <w:autoSpaceDN w:val="0"/>
              <w:spacing w:after="200" w:line="276" w:lineRule="auto"/>
              <w:rPr>
                <w:rFonts w:eastAsia="Calibri"/>
              </w:rPr>
            </w:pPr>
            <w:r>
              <w:rPr>
                <w:rFonts w:eastAsia="Calibri"/>
              </w:rPr>
              <w:t>Hoofdstukken hebben titels</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F97A2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15855" w14:textId="77777777" w:rsidR="008B097D" w:rsidRDefault="008B097D" w:rsidP="001E1C12">
            <w:pPr>
              <w:widowControl w:val="0"/>
              <w:spacing w:after="0"/>
              <w:rPr>
                <w:rFonts w:eastAsia="Calibri"/>
              </w:rPr>
            </w:pPr>
          </w:p>
        </w:tc>
      </w:tr>
      <w:tr w:rsidR="008B097D" w:rsidRPr="00AA7616" w14:paraId="30350B4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8C7B5" w14:textId="77777777" w:rsidR="008B097D" w:rsidRDefault="008B097D" w:rsidP="008B097D">
            <w:pPr>
              <w:widowControl w:val="0"/>
              <w:numPr>
                <w:ilvl w:val="0"/>
                <w:numId w:val="13"/>
              </w:numPr>
              <w:autoSpaceDN w:val="0"/>
              <w:spacing w:after="200" w:line="276" w:lineRule="auto"/>
              <w:rPr>
                <w:rFonts w:eastAsia="Calibri"/>
              </w:rPr>
            </w:pPr>
            <w:r>
              <w:rPr>
                <w:rFonts w:eastAsia="Calibri"/>
              </w:rPr>
              <w:t>Figuren en tabellen hebben naam en nummer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280"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DD082" w14:textId="77777777" w:rsidR="008B097D" w:rsidRDefault="008B097D" w:rsidP="001E1C12">
            <w:pPr>
              <w:widowControl w:val="0"/>
              <w:spacing w:after="0"/>
              <w:rPr>
                <w:rFonts w:eastAsia="Calibri"/>
              </w:rPr>
            </w:pPr>
          </w:p>
        </w:tc>
      </w:tr>
      <w:tr w:rsidR="008B097D" w:rsidRPr="00AA7616" w14:paraId="3E0686F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E8CF7" w14:textId="77777777" w:rsidR="008B097D" w:rsidRDefault="008B097D" w:rsidP="008B097D">
            <w:pPr>
              <w:widowControl w:val="0"/>
              <w:numPr>
                <w:ilvl w:val="0"/>
                <w:numId w:val="13"/>
              </w:numPr>
              <w:autoSpaceDN w:val="0"/>
              <w:spacing w:after="200" w:line="276" w:lineRule="auto"/>
              <w:rPr>
                <w:rFonts w:eastAsia="Calibri"/>
              </w:rPr>
            </w:pPr>
            <w:r>
              <w:rPr>
                <w:rFonts w:eastAsia="Calibri"/>
              </w:rPr>
              <w:t>Verwijzingen naar bijlagen met nummer en titel van bijlage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2C85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2E3C" w14:textId="77777777" w:rsidR="008B097D" w:rsidRDefault="008B097D" w:rsidP="001E1C12">
            <w:pPr>
              <w:widowControl w:val="0"/>
              <w:spacing w:after="0"/>
              <w:rPr>
                <w:rFonts w:eastAsia="Calibri"/>
              </w:rPr>
            </w:pPr>
          </w:p>
        </w:tc>
      </w:tr>
      <w:tr w:rsidR="008B097D" w:rsidRPr="00AA7616" w14:paraId="669FA5EE"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4A366" w14:textId="77777777" w:rsidR="008B097D" w:rsidRDefault="008B097D" w:rsidP="008B097D">
            <w:pPr>
              <w:widowControl w:val="0"/>
              <w:numPr>
                <w:ilvl w:val="0"/>
                <w:numId w:val="13"/>
              </w:numPr>
              <w:autoSpaceDN w:val="0"/>
              <w:spacing w:after="200" w:line="276" w:lineRule="auto"/>
              <w:rPr>
                <w:rFonts w:eastAsia="Calibri"/>
              </w:rPr>
            </w:pPr>
            <w:r>
              <w:rPr>
                <w:rFonts w:eastAsia="Calibri"/>
              </w:rPr>
              <w:t>Kern van de bijlage wordt in de tekst weergegeven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489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675BC" w14:textId="77777777" w:rsidR="008B097D" w:rsidRDefault="008B097D" w:rsidP="001E1C12">
            <w:pPr>
              <w:widowControl w:val="0"/>
              <w:spacing w:after="0"/>
              <w:rPr>
                <w:rFonts w:eastAsia="Calibri"/>
              </w:rPr>
            </w:pPr>
          </w:p>
        </w:tc>
      </w:tr>
      <w:tr w:rsidR="008B097D" w:rsidRPr="00AA7616" w14:paraId="7F412EF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D863D" w14:textId="77777777" w:rsidR="008B097D" w:rsidRDefault="008B097D" w:rsidP="001E1C12">
            <w:pPr>
              <w:widowControl w:val="0"/>
              <w:spacing w:after="0"/>
              <w:rPr>
                <w:rFonts w:eastAsia="Calibri"/>
                <w:b/>
              </w:rPr>
            </w:pPr>
          </w:p>
          <w:p w14:paraId="3D037F6B" w14:textId="77777777" w:rsidR="008B097D" w:rsidRDefault="008B097D" w:rsidP="001E1C12">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BFA9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A7BED" w14:textId="77777777" w:rsidR="008B097D" w:rsidRDefault="008B097D" w:rsidP="001E1C12">
            <w:pPr>
              <w:widowControl w:val="0"/>
              <w:spacing w:after="0"/>
              <w:rPr>
                <w:rFonts w:eastAsia="Calibri"/>
              </w:rPr>
            </w:pPr>
          </w:p>
        </w:tc>
      </w:tr>
      <w:tr w:rsidR="008B097D" w:rsidRPr="00AA7616" w14:paraId="7975314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32A39" w14:textId="77777777" w:rsidR="008B097D" w:rsidRDefault="008B097D" w:rsidP="001E1C12">
            <w:pPr>
              <w:widowControl w:val="0"/>
              <w:spacing w:after="0"/>
              <w:rPr>
                <w:rFonts w:eastAsia="Calibri"/>
                <w:b/>
              </w:rPr>
            </w:pPr>
            <w:r>
              <w:rPr>
                <w:rFonts w:eastAsia="Calibri"/>
                <w:b/>
              </w:rPr>
              <w:t>Literatuurlijst volgens APA systematiek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78F9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D821B" w14:textId="77777777" w:rsidR="008B097D" w:rsidRDefault="008B097D" w:rsidP="001E1C12">
            <w:pPr>
              <w:widowControl w:val="0"/>
              <w:spacing w:after="0"/>
              <w:rPr>
                <w:rFonts w:eastAsia="Calibri"/>
              </w:rPr>
            </w:pPr>
            <w:r>
              <w:rPr>
                <w:rFonts w:eastAsia="Calibri"/>
              </w:rPr>
              <w:t>Let op: dit is een beperkte invulling van APA. Tijdens Webdevs –in het derde blok- volgt meer informatie hierover</w:t>
            </w:r>
          </w:p>
        </w:tc>
      </w:tr>
      <w:tr w:rsidR="008B097D" w:rsidRPr="00AA7616" w14:paraId="445B0CD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F7696" w14:textId="77777777" w:rsidR="008B097D" w:rsidRDefault="008B097D" w:rsidP="008B097D">
            <w:pPr>
              <w:widowControl w:val="0"/>
              <w:numPr>
                <w:ilvl w:val="0"/>
                <w:numId w:val="14"/>
              </w:numPr>
              <w:autoSpaceDN w:val="0"/>
              <w:spacing w:after="200" w:line="276" w:lineRule="auto"/>
              <w:rPr>
                <w:rFonts w:eastAsia="Calibri"/>
              </w:rPr>
            </w:pPr>
            <w:r>
              <w:rPr>
                <w:rFonts w:eastAsia="Calibri"/>
              </w:rPr>
              <w:t>Boek: Auteur, A. (jaar van uitgave). Titel van het boek. Plaats: Uitgeverij.</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A52897"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3095E" w14:textId="77777777" w:rsidR="008B097D" w:rsidRDefault="008B097D" w:rsidP="001E1C12">
            <w:pPr>
              <w:widowControl w:val="0"/>
              <w:spacing w:after="0"/>
              <w:rPr>
                <w:rFonts w:eastAsia="Calibri"/>
              </w:rPr>
            </w:pPr>
          </w:p>
        </w:tc>
      </w:tr>
      <w:tr w:rsidR="008B097D" w:rsidRPr="00AA7616" w14:paraId="167C4E6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E4E6" w14:textId="77777777" w:rsidR="008B097D" w:rsidRPr="00AA7616" w:rsidRDefault="008B097D" w:rsidP="008B097D">
            <w:pPr>
              <w:widowControl w:val="0"/>
              <w:numPr>
                <w:ilvl w:val="0"/>
                <w:numId w:val="14"/>
              </w:numPr>
              <w:autoSpaceDN w:val="0"/>
              <w:spacing w:after="200" w:line="276" w:lineRule="auto"/>
            </w:pPr>
            <w:r>
              <w:rPr>
                <w:rFonts w:eastAsia="Calibri"/>
              </w:rPr>
              <w:t xml:space="preserve">Internetbron: Auteur, A. (jaar van uitgave). Titel van het document. Geraadpleegd op dag maand jaar, van </w:t>
            </w:r>
            <w:hyperlink r:id="rId23" w:history="1">
              <w:r>
                <w:rPr>
                  <w:rStyle w:val="Hyperlink"/>
                  <w:rFonts w:eastAsia="Calibri"/>
                </w:rPr>
                <w:t>http://url</w:t>
              </w:r>
            </w:hyperlink>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3B1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9FFF0" w14:textId="77777777" w:rsidR="008B097D" w:rsidRDefault="008B097D" w:rsidP="001E1C12">
            <w:pPr>
              <w:widowControl w:val="0"/>
              <w:spacing w:after="0"/>
              <w:rPr>
                <w:rFonts w:eastAsia="Calibri"/>
              </w:rPr>
            </w:pPr>
          </w:p>
        </w:tc>
      </w:tr>
      <w:tr w:rsidR="008B097D" w:rsidRPr="00AA7616" w14:paraId="3B97862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90323" w14:textId="77777777" w:rsidR="008B097D" w:rsidRDefault="008B097D" w:rsidP="001E1C12">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A2C4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0B1F2" w14:textId="77777777" w:rsidR="008B097D" w:rsidRDefault="008B097D" w:rsidP="001E1C12">
            <w:pPr>
              <w:widowControl w:val="0"/>
              <w:spacing w:after="0"/>
              <w:rPr>
                <w:rFonts w:eastAsia="Calibri"/>
              </w:rPr>
            </w:pPr>
          </w:p>
        </w:tc>
      </w:tr>
      <w:tr w:rsidR="008B097D" w14:paraId="00C6569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5087" w14:textId="77777777" w:rsidR="008B097D" w:rsidRDefault="008B097D" w:rsidP="001E1C12">
            <w:pPr>
              <w:widowControl w:val="0"/>
              <w:spacing w:after="0"/>
              <w:rPr>
                <w:rFonts w:eastAsia="Calibri"/>
                <w:b/>
              </w:rPr>
            </w:pPr>
            <w:r>
              <w:rPr>
                <w:rFonts w:eastAsia="Calibri"/>
                <w:b/>
              </w:rPr>
              <w:t>Bijlagen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51F4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2D78" w14:textId="77777777" w:rsidR="008B097D" w:rsidRDefault="008B097D" w:rsidP="001E1C12">
            <w:pPr>
              <w:widowControl w:val="0"/>
              <w:spacing w:after="0"/>
              <w:rPr>
                <w:rFonts w:eastAsia="Calibri"/>
              </w:rPr>
            </w:pPr>
          </w:p>
        </w:tc>
      </w:tr>
      <w:tr w:rsidR="008B097D" w14:paraId="51F5EAA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4E4C0" w14:textId="77777777" w:rsidR="008B097D" w:rsidRDefault="008B097D" w:rsidP="008B097D">
            <w:pPr>
              <w:widowControl w:val="0"/>
              <w:numPr>
                <w:ilvl w:val="0"/>
                <w:numId w:val="14"/>
              </w:numPr>
              <w:autoSpaceDN w:val="0"/>
              <w:spacing w:after="200" w:line="276" w:lineRule="auto"/>
              <w:rPr>
                <w:rFonts w:eastAsia="Calibri"/>
              </w:rPr>
            </w:pPr>
            <w:r>
              <w:rPr>
                <w:rFonts w:eastAsia="Calibri"/>
              </w:rPr>
              <w:t>Nummer of letter in titel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88A4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E3DCD" w14:textId="77777777" w:rsidR="008B097D" w:rsidRDefault="008B097D" w:rsidP="001E1C12">
            <w:pPr>
              <w:widowControl w:val="0"/>
              <w:spacing w:after="0"/>
              <w:rPr>
                <w:rFonts w:eastAsia="Calibri"/>
              </w:rPr>
            </w:pPr>
          </w:p>
        </w:tc>
      </w:tr>
      <w:tr w:rsidR="008B097D" w14:paraId="5AAF6C6B"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86C13" w14:textId="77777777" w:rsidR="008B097D" w:rsidRDefault="008B097D" w:rsidP="008B097D">
            <w:pPr>
              <w:widowControl w:val="0"/>
              <w:numPr>
                <w:ilvl w:val="0"/>
                <w:numId w:val="14"/>
              </w:numPr>
              <w:autoSpaceDN w:val="0"/>
              <w:spacing w:after="200" w:line="276" w:lineRule="auto"/>
              <w:rPr>
                <w:rFonts w:eastAsia="Calibri"/>
              </w:rPr>
            </w:pPr>
            <w:r>
              <w:rPr>
                <w:rFonts w:eastAsia="Calibri"/>
              </w:rPr>
              <w:t>Zelfstandig leesbaar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6F97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CCE34" w14:textId="77777777" w:rsidR="008B097D" w:rsidRDefault="008B097D" w:rsidP="001E1C12">
            <w:pPr>
              <w:widowControl w:val="0"/>
              <w:spacing w:after="0"/>
              <w:rPr>
                <w:rFonts w:eastAsia="Calibri"/>
              </w:rPr>
            </w:pPr>
          </w:p>
        </w:tc>
      </w:tr>
      <w:tr w:rsidR="008B097D" w14:paraId="0ED80EE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F224F"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3F796"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DE287" w14:textId="77777777" w:rsidR="008B097D" w:rsidRDefault="008B097D" w:rsidP="001E1C12">
            <w:pPr>
              <w:widowControl w:val="0"/>
              <w:spacing w:after="0"/>
              <w:rPr>
                <w:rFonts w:eastAsia="Calibri"/>
              </w:rPr>
            </w:pPr>
          </w:p>
        </w:tc>
      </w:tr>
      <w:tr w:rsidR="008B097D" w14:paraId="28A848A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FFD00" w14:textId="77777777" w:rsidR="008B097D" w:rsidRDefault="008B097D" w:rsidP="001E1C12">
            <w:pPr>
              <w:widowControl w:val="0"/>
              <w:spacing w:after="0"/>
              <w:rPr>
                <w:rFonts w:eastAsia="Calibri"/>
                <w:b/>
              </w:rPr>
            </w:pPr>
            <w:r>
              <w:rPr>
                <w:rFonts w:eastAsia="Calibri"/>
                <w:b/>
              </w:rPr>
              <w:t>Verzorgd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9970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2EF6F" w14:textId="77777777" w:rsidR="008B097D" w:rsidRDefault="008B097D" w:rsidP="001E1C12">
            <w:pPr>
              <w:widowControl w:val="0"/>
              <w:spacing w:after="0"/>
              <w:rPr>
                <w:rFonts w:eastAsia="Calibri"/>
              </w:rPr>
            </w:pPr>
          </w:p>
        </w:tc>
      </w:tr>
      <w:tr w:rsidR="008B097D" w14:paraId="332DA4F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7BB2E" w14:textId="77777777" w:rsidR="008B097D" w:rsidRDefault="008B097D" w:rsidP="008B097D">
            <w:pPr>
              <w:widowControl w:val="0"/>
              <w:numPr>
                <w:ilvl w:val="0"/>
                <w:numId w:val="15"/>
              </w:numPr>
              <w:autoSpaceDN w:val="0"/>
              <w:spacing w:after="200" w:line="276" w:lineRule="auto"/>
              <w:rPr>
                <w:rFonts w:eastAsia="Calibri"/>
              </w:rPr>
            </w:pPr>
            <w:r>
              <w:rPr>
                <w:rFonts w:eastAsia="Calibri"/>
              </w:rPr>
              <w:t>Leesbaar: zinnen ‘lopen’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4BA5C"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FE55C8" w14:textId="77777777" w:rsidR="008B097D" w:rsidRDefault="008B097D" w:rsidP="001E1C12">
            <w:pPr>
              <w:widowControl w:val="0"/>
              <w:spacing w:after="0"/>
              <w:rPr>
                <w:rFonts w:eastAsia="Calibri"/>
              </w:rPr>
            </w:pPr>
          </w:p>
        </w:tc>
      </w:tr>
      <w:tr w:rsidR="008B097D" w14:paraId="5D5B9CA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E39E5" w14:textId="77777777" w:rsidR="008B097D" w:rsidRDefault="008B097D" w:rsidP="008B097D">
            <w:pPr>
              <w:widowControl w:val="0"/>
              <w:numPr>
                <w:ilvl w:val="0"/>
                <w:numId w:val="15"/>
              </w:numPr>
              <w:autoSpaceDN w:val="0"/>
              <w:spacing w:after="200" w:line="276" w:lineRule="auto"/>
              <w:rPr>
                <w:rFonts w:eastAsia="Calibri"/>
              </w:rPr>
            </w:pPr>
            <w:r>
              <w:rPr>
                <w:rFonts w:eastAsia="Calibri"/>
              </w:rPr>
              <w:t>Schrijfstijl gericht op doelgroep</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FFFC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2DD1" w14:textId="77777777" w:rsidR="008B097D" w:rsidRDefault="008B097D" w:rsidP="001E1C12">
            <w:pPr>
              <w:widowControl w:val="0"/>
              <w:spacing w:after="0"/>
              <w:rPr>
                <w:rFonts w:eastAsia="Calibri"/>
              </w:rPr>
            </w:pPr>
          </w:p>
        </w:tc>
      </w:tr>
      <w:tr w:rsidR="008B097D" w:rsidRPr="00AA7616" w14:paraId="4DFB8DE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1BC6" w14:textId="77777777" w:rsidR="008B097D" w:rsidRDefault="008B097D" w:rsidP="008B097D">
            <w:pPr>
              <w:widowControl w:val="0"/>
              <w:numPr>
                <w:ilvl w:val="0"/>
                <w:numId w:val="15"/>
              </w:numPr>
              <w:autoSpaceDN w:val="0"/>
              <w:spacing w:after="200" w:line="276" w:lineRule="auto"/>
              <w:rPr>
                <w:rFonts w:eastAsia="Calibri"/>
              </w:rPr>
            </w:pPr>
            <w:r>
              <w:rPr>
                <w:rFonts w:eastAsia="Calibri"/>
              </w:rPr>
              <w:t>Taalkundig correct (in totaal &lt; 3 spel- en grammaticale fouten op 1 pagina)</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431A0"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0B7E4" w14:textId="77777777" w:rsidR="008B097D" w:rsidRDefault="008B097D" w:rsidP="001E1C12">
            <w:pPr>
              <w:widowControl w:val="0"/>
              <w:spacing w:after="0"/>
              <w:rPr>
                <w:rFonts w:eastAsia="Calibri"/>
              </w:rPr>
            </w:pPr>
          </w:p>
        </w:tc>
      </w:tr>
      <w:tr w:rsidR="008B097D" w:rsidRPr="00AA7616" w14:paraId="39452E6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39" w14:textId="77777777" w:rsidR="008B097D" w:rsidRDefault="008B097D" w:rsidP="008B097D">
            <w:pPr>
              <w:widowControl w:val="0"/>
              <w:numPr>
                <w:ilvl w:val="0"/>
                <w:numId w:val="15"/>
              </w:numPr>
              <w:autoSpaceDN w:val="0"/>
              <w:spacing w:after="200" w:line="276" w:lineRule="auto"/>
              <w:rPr>
                <w:rFonts w:eastAsia="Calibri"/>
              </w:rPr>
            </w:pPr>
            <w:r>
              <w:rPr>
                <w:rFonts w:eastAsia="Calibri"/>
              </w:rPr>
              <w:lastRenderedPageBreak/>
              <w:t>Actief taalgebruik (=geen onnodige lijdende zinnen)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4A05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8D878" w14:textId="77777777" w:rsidR="008B097D" w:rsidRDefault="008B097D" w:rsidP="001E1C12">
            <w:pPr>
              <w:widowControl w:val="0"/>
              <w:spacing w:after="0"/>
              <w:rPr>
                <w:rFonts w:eastAsia="Calibri"/>
              </w:rPr>
            </w:pPr>
          </w:p>
        </w:tc>
      </w:tr>
      <w:tr w:rsidR="008B097D" w14:paraId="5953E48E"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2628A" w14:textId="77777777" w:rsidR="008B097D" w:rsidRDefault="008B097D" w:rsidP="008B097D">
            <w:pPr>
              <w:widowControl w:val="0"/>
              <w:numPr>
                <w:ilvl w:val="0"/>
                <w:numId w:val="15"/>
              </w:numPr>
              <w:autoSpaceDN w:val="0"/>
              <w:spacing w:after="200" w:line="276" w:lineRule="auto"/>
              <w:rPr>
                <w:rFonts w:eastAsia="Calibri"/>
              </w:rPr>
            </w:pPr>
            <w:r>
              <w:rPr>
                <w:rFonts w:eastAsia="Calibri"/>
              </w:rPr>
              <w:t>Geen vage taal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B0D4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9C2D3" w14:textId="77777777" w:rsidR="008B097D" w:rsidRDefault="008B097D" w:rsidP="001E1C12">
            <w:pPr>
              <w:widowControl w:val="0"/>
              <w:spacing w:after="0"/>
              <w:rPr>
                <w:rFonts w:eastAsia="Calibri"/>
              </w:rPr>
            </w:pPr>
          </w:p>
        </w:tc>
      </w:tr>
    </w:tbl>
    <w:p w14:paraId="0273F581" w14:textId="77777777" w:rsidR="008B097D" w:rsidRDefault="008B097D" w:rsidP="008B097D">
      <w:pPr>
        <w:spacing w:after="0"/>
        <w:rPr>
          <w:vanish/>
        </w:rPr>
      </w:pPr>
    </w:p>
    <w:tbl>
      <w:tblPr>
        <w:tblW w:w="10031" w:type="dxa"/>
        <w:tblLayout w:type="fixed"/>
        <w:tblCellMar>
          <w:left w:w="10" w:type="dxa"/>
          <w:right w:w="10" w:type="dxa"/>
        </w:tblCellMar>
        <w:tblLook w:val="0000" w:firstRow="0" w:lastRow="0" w:firstColumn="0" w:lastColumn="0" w:noHBand="0" w:noVBand="0"/>
      </w:tblPr>
      <w:tblGrid>
        <w:gridCol w:w="3979"/>
        <w:gridCol w:w="1091"/>
        <w:gridCol w:w="4961"/>
      </w:tblGrid>
      <w:tr w:rsidR="008B097D" w:rsidRPr="00AA7616" w14:paraId="6EF1D75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9E0824" w14:textId="77777777" w:rsidR="008B097D" w:rsidRDefault="008B097D" w:rsidP="001E1C12">
            <w:pPr>
              <w:widowControl w:val="0"/>
              <w:spacing w:after="0"/>
              <w:rPr>
                <w:rFonts w:eastAsia="Calibri"/>
                <w:b/>
              </w:rPr>
            </w:pPr>
            <w:r>
              <w:rPr>
                <w:rFonts w:eastAsia="Calibri"/>
                <w:b/>
              </w:rPr>
              <w:t>Inhoud correct?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AB225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195EF" w14:textId="77777777" w:rsidR="008B097D" w:rsidRPr="00AA7616" w:rsidRDefault="008B097D" w:rsidP="001E1C12">
            <w:pPr>
              <w:widowControl w:val="0"/>
              <w:spacing w:after="0"/>
            </w:pPr>
            <w:r>
              <w:rPr>
                <w:rFonts w:eastAsia="Calibri"/>
              </w:rPr>
              <w:t xml:space="preserve">Noteer hier </w:t>
            </w:r>
            <w:r>
              <w:rPr>
                <w:rFonts w:eastAsia="Calibri"/>
                <w:i/>
              </w:rPr>
              <w:t xml:space="preserve">zelf </w:t>
            </w:r>
            <w:r>
              <w:rPr>
                <w:rFonts w:eastAsia="Calibri"/>
              </w:rPr>
              <w:t>de kern van de inhoudelijke feedback je van je docent hebt gekregen</w:t>
            </w:r>
          </w:p>
        </w:tc>
      </w:tr>
      <w:tr w:rsidR="008B097D" w:rsidRPr="00AA7616" w14:paraId="0BCF878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DF7641"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87E7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7A54B" w14:textId="77777777" w:rsidR="008B097D" w:rsidRDefault="008B097D" w:rsidP="001E1C12">
            <w:pPr>
              <w:widowControl w:val="0"/>
              <w:spacing w:after="0"/>
              <w:rPr>
                <w:rFonts w:eastAsia="Calibri"/>
              </w:rPr>
            </w:pPr>
          </w:p>
          <w:p w14:paraId="1D7D0BFC" w14:textId="77777777" w:rsidR="008B097D" w:rsidRDefault="008B097D" w:rsidP="001E1C12">
            <w:pPr>
              <w:widowControl w:val="0"/>
              <w:spacing w:after="0"/>
              <w:rPr>
                <w:rFonts w:eastAsia="Calibri"/>
              </w:rPr>
            </w:pPr>
          </w:p>
          <w:p w14:paraId="61417EF0" w14:textId="77777777" w:rsidR="008B097D" w:rsidRDefault="008B097D" w:rsidP="001E1C12">
            <w:pPr>
              <w:widowControl w:val="0"/>
              <w:spacing w:after="0"/>
              <w:rPr>
                <w:rFonts w:eastAsia="Calibri"/>
              </w:rPr>
            </w:pPr>
          </w:p>
          <w:p w14:paraId="28AFA677" w14:textId="77777777" w:rsidR="008B097D" w:rsidRDefault="008B097D" w:rsidP="001E1C12">
            <w:pPr>
              <w:widowControl w:val="0"/>
              <w:spacing w:after="0"/>
              <w:rPr>
                <w:rFonts w:eastAsia="Calibri"/>
              </w:rPr>
            </w:pPr>
          </w:p>
          <w:p w14:paraId="7591DE92" w14:textId="77777777" w:rsidR="008B097D" w:rsidRDefault="008B097D" w:rsidP="001E1C12">
            <w:pPr>
              <w:widowControl w:val="0"/>
              <w:spacing w:after="0"/>
              <w:rPr>
                <w:rFonts w:eastAsia="Calibri"/>
              </w:rPr>
            </w:pPr>
          </w:p>
          <w:p w14:paraId="781481D8" w14:textId="77777777" w:rsidR="008B097D" w:rsidRDefault="008B097D" w:rsidP="001E1C12">
            <w:pPr>
              <w:widowControl w:val="0"/>
              <w:spacing w:after="0"/>
              <w:rPr>
                <w:rFonts w:eastAsia="Calibri"/>
              </w:rPr>
            </w:pPr>
          </w:p>
          <w:p w14:paraId="45C63095" w14:textId="77777777" w:rsidR="008B097D" w:rsidRDefault="008B097D" w:rsidP="001E1C12">
            <w:pPr>
              <w:widowControl w:val="0"/>
              <w:spacing w:after="0"/>
              <w:rPr>
                <w:rFonts w:eastAsia="Calibri"/>
              </w:rPr>
            </w:pPr>
          </w:p>
          <w:p w14:paraId="5F429A5F" w14:textId="77777777" w:rsidR="008B097D" w:rsidRDefault="008B097D" w:rsidP="001E1C12">
            <w:pPr>
              <w:widowControl w:val="0"/>
              <w:spacing w:after="0"/>
              <w:rPr>
                <w:rFonts w:eastAsia="Calibri"/>
              </w:rPr>
            </w:pPr>
          </w:p>
          <w:p w14:paraId="19290AFA" w14:textId="77777777" w:rsidR="008B097D" w:rsidRDefault="008B097D" w:rsidP="001E1C12">
            <w:pPr>
              <w:widowControl w:val="0"/>
              <w:spacing w:after="0"/>
              <w:rPr>
                <w:rFonts w:eastAsia="Calibri"/>
              </w:rPr>
            </w:pPr>
          </w:p>
          <w:p w14:paraId="5696D1D7" w14:textId="77777777" w:rsidR="008B097D" w:rsidRDefault="008B097D" w:rsidP="001E1C12">
            <w:pPr>
              <w:widowControl w:val="0"/>
              <w:spacing w:after="0"/>
              <w:rPr>
                <w:rFonts w:eastAsia="Calibri"/>
              </w:rPr>
            </w:pPr>
          </w:p>
          <w:p w14:paraId="72FD07B5" w14:textId="77777777" w:rsidR="008B097D" w:rsidRDefault="008B097D" w:rsidP="001E1C12">
            <w:pPr>
              <w:widowControl w:val="0"/>
              <w:spacing w:after="0"/>
              <w:rPr>
                <w:rFonts w:eastAsia="Calibri"/>
              </w:rPr>
            </w:pPr>
          </w:p>
          <w:p w14:paraId="701DAC74" w14:textId="77777777" w:rsidR="008B097D" w:rsidRDefault="008B097D" w:rsidP="001E1C12">
            <w:pPr>
              <w:widowControl w:val="0"/>
              <w:spacing w:after="0"/>
              <w:rPr>
                <w:rFonts w:eastAsia="Calibri"/>
              </w:rPr>
            </w:pPr>
          </w:p>
          <w:p w14:paraId="3D6DC82A" w14:textId="77777777" w:rsidR="008B097D" w:rsidRDefault="008B097D" w:rsidP="001E1C12">
            <w:pPr>
              <w:widowControl w:val="0"/>
              <w:spacing w:after="0"/>
              <w:rPr>
                <w:rFonts w:eastAsia="Calibri"/>
              </w:rPr>
            </w:pPr>
          </w:p>
          <w:p w14:paraId="37A4CDFF" w14:textId="77777777" w:rsidR="008B097D" w:rsidRDefault="008B097D" w:rsidP="001E1C12">
            <w:pPr>
              <w:widowControl w:val="0"/>
              <w:spacing w:after="0"/>
              <w:rPr>
                <w:rFonts w:eastAsia="Calibri"/>
              </w:rPr>
            </w:pPr>
          </w:p>
          <w:p w14:paraId="487F8834" w14:textId="77777777" w:rsidR="008B097D" w:rsidRDefault="008B097D" w:rsidP="001E1C12">
            <w:pPr>
              <w:widowControl w:val="0"/>
              <w:spacing w:after="0"/>
              <w:rPr>
                <w:rFonts w:eastAsia="Calibri"/>
              </w:rPr>
            </w:pPr>
          </w:p>
          <w:p w14:paraId="5F990130" w14:textId="77777777" w:rsidR="008B097D" w:rsidRDefault="008B097D" w:rsidP="001E1C12">
            <w:pPr>
              <w:widowControl w:val="0"/>
              <w:spacing w:after="0"/>
              <w:rPr>
                <w:rFonts w:eastAsia="Calibri"/>
              </w:rPr>
            </w:pPr>
          </w:p>
        </w:tc>
      </w:tr>
      <w:tr w:rsidR="008B097D" w:rsidRPr="00AA7616" w14:paraId="57FBD28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EE789" w14:textId="77777777" w:rsidR="008B097D" w:rsidRDefault="008B097D" w:rsidP="001E1C12">
            <w:pPr>
              <w:widowControl w:val="0"/>
              <w:spacing w:after="0"/>
              <w:rPr>
                <w:rFonts w:eastAsia="Calibri"/>
                <w:b/>
              </w:rPr>
            </w:pPr>
            <w:r>
              <w:rPr>
                <w:rFonts w:eastAsia="Calibri"/>
                <w:b/>
              </w:rPr>
              <w:t>Tijdig opgeleverd?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55408"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5618A" w14:textId="77777777" w:rsidR="008B097D" w:rsidRDefault="008B097D" w:rsidP="001E1C12">
            <w:pPr>
              <w:widowControl w:val="0"/>
              <w:spacing w:after="0"/>
              <w:rPr>
                <w:rFonts w:eastAsia="Calibri"/>
              </w:rPr>
            </w:pPr>
            <w:r>
              <w:rPr>
                <w:rFonts w:eastAsia="Calibri"/>
              </w:rPr>
              <w:t>Let op: dit is een knock out criterium voor zowel je use case- als je testrapport: niet op tijd ingeleverd wordt niet nagekeken</w:t>
            </w:r>
          </w:p>
        </w:tc>
      </w:tr>
    </w:tbl>
    <w:p w14:paraId="72C89EB8" w14:textId="77777777" w:rsidR="008B097D" w:rsidRDefault="008B097D" w:rsidP="008B097D"/>
    <w:p w14:paraId="157DE797" w14:textId="77777777" w:rsidR="008B097D" w:rsidRDefault="008B097D" w:rsidP="008B097D">
      <w:pPr>
        <w:pStyle w:val="Standaard3"/>
      </w:pPr>
    </w:p>
    <w:p w14:paraId="1A2A5151" w14:textId="77777777" w:rsidR="008B097D" w:rsidRDefault="008B097D" w:rsidP="008B097D">
      <w:pPr>
        <w:pStyle w:val="Standaard3"/>
      </w:pPr>
    </w:p>
    <w:p w14:paraId="647E5283" w14:textId="77777777" w:rsidR="008B097D" w:rsidRDefault="008B097D" w:rsidP="008B097D">
      <w:pPr>
        <w:pageBreakBefore/>
      </w:pPr>
    </w:p>
    <w:p w14:paraId="5D304D5F" w14:textId="77777777" w:rsidR="00743EAD" w:rsidRPr="00551A19" w:rsidRDefault="00743EAD" w:rsidP="00743EAD"/>
    <w:sectPr w:rsidR="00743EAD" w:rsidRPr="00551A19" w:rsidSect="001A22A0">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oen Burgers" w:date="2015-10-22T19:25:00Z" w:initials="CB">
    <w:p w14:paraId="231406CB" w14:textId="77777777" w:rsidR="00E36B85" w:rsidRDefault="00E36B85">
      <w:pPr>
        <w:pStyle w:val="CommentText"/>
      </w:pPr>
      <w:r>
        <w:rPr>
          <w:rStyle w:val="CommentReference"/>
        </w:rPr>
        <w:annotationRef/>
      </w:r>
      <w:r>
        <w:t>Algemeen:</w:t>
      </w:r>
    </w:p>
    <w:p w14:paraId="525571DC" w14:textId="16168FB2" w:rsidR="00E36B85" w:rsidRDefault="00E36B85">
      <w:pPr>
        <w:pStyle w:val="CommentText"/>
      </w:pPr>
      <w:r>
        <w:t>Net verslag, tot aan de testcases. Dit zorgt ervoor dat je moet repareren.</w:t>
      </w:r>
    </w:p>
    <w:p w14:paraId="24CAE096" w14:textId="77777777" w:rsidR="00E36B85" w:rsidRDefault="00E36B85">
      <w:pPr>
        <w:pStyle w:val="CommentText"/>
      </w:pPr>
    </w:p>
    <w:p w14:paraId="32FDF624" w14:textId="3543ABD5" w:rsidR="00E36B85" w:rsidRDefault="00E36B85">
      <w:pPr>
        <w:pStyle w:val="CommentText"/>
      </w:pPr>
      <w:r>
        <w:t>AD: OK, let wel op dat je merge en decision nodes niet mag combineren (niet meerder pijlen in EN meerdere pijlen uit)</w:t>
      </w:r>
    </w:p>
    <w:p w14:paraId="53D88829" w14:textId="4D7E588F" w:rsidR="00E36B85" w:rsidRDefault="00E36B85">
      <w:pPr>
        <w:pStyle w:val="CommentText"/>
      </w:pPr>
      <w:r>
        <w:t>Deelpaden: Goed</w:t>
      </w:r>
    </w:p>
    <w:p w14:paraId="34EC78DE" w14:textId="22F31900" w:rsidR="00E36B85" w:rsidRDefault="00E36B85">
      <w:pPr>
        <w:pStyle w:val="CommentText"/>
      </w:pPr>
      <w:r>
        <w:t xml:space="preserve">Scenario’s: Goed </w:t>
      </w:r>
    </w:p>
    <w:p w14:paraId="6EE5ACAB" w14:textId="6312DDE7" w:rsidR="00E36B85" w:rsidRDefault="00E36B85">
      <w:pPr>
        <w:pStyle w:val="CommentText"/>
      </w:pPr>
      <w:r>
        <w:t>Scen naar testscen: Goed</w:t>
      </w:r>
    </w:p>
    <w:p w14:paraId="7C1E1C05" w14:textId="65D7DD01" w:rsidR="00E36B85" w:rsidRDefault="00E36B85">
      <w:pPr>
        <w:pStyle w:val="CommentText"/>
      </w:pPr>
      <w:r>
        <w:t>Benoemen: Goed</w:t>
      </w:r>
    </w:p>
    <w:p w14:paraId="2A25EE6B" w14:textId="1032C8C4" w:rsidR="00E36B85" w:rsidRDefault="00E36B85">
      <w:pPr>
        <w:pStyle w:val="CommentText"/>
      </w:pPr>
      <w:r>
        <w:t>Testcases: onvoldoende, niet alle testscenario’s getest.</w:t>
      </w:r>
    </w:p>
    <w:p w14:paraId="0C38496E" w14:textId="55F4FD3C" w:rsidR="00E36B85" w:rsidRDefault="00E36B85">
      <w:pPr>
        <w:pStyle w:val="CommentText"/>
      </w:pPr>
      <w:r>
        <w:t>Testdata: onvoldoende, niet alle data “gevonden. Denk aan waardes die bijgehouden worden in het systeem.</w:t>
      </w:r>
    </w:p>
    <w:p w14:paraId="6665AA2B" w14:textId="2D26D1A3" w:rsidR="00E36B85" w:rsidRDefault="00E36B85">
      <w:pPr>
        <w:pStyle w:val="CommentText"/>
      </w:pPr>
      <w:r>
        <w:t>BCD: Goed BCD</w:t>
      </w:r>
    </w:p>
    <w:p w14:paraId="653E3013" w14:textId="77777777" w:rsidR="00E36B85" w:rsidRDefault="00E36B85">
      <w:pPr>
        <w:pStyle w:val="CommentText"/>
      </w:pPr>
    </w:p>
    <w:p w14:paraId="1DC73DCB" w14:textId="662FE1C4" w:rsidR="00E36B85" w:rsidRDefault="00E36B85">
      <w:pPr>
        <w:pStyle w:val="CommentText"/>
      </w:pPr>
      <w:r>
        <w:t>Cijfer: 5</w:t>
      </w:r>
    </w:p>
  </w:comment>
  <w:comment w:id="0" w:author="Egdom, Ronald van" w:date="2015-11-20T21:16:00Z" w:initials="ERv">
    <w:p w14:paraId="65AACD5C" w14:textId="23FC37F1" w:rsidR="00037E73" w:rsidRDefault="00037E73">
      <w:pPr>
        <w:pStyle w:val="CommentText"/>
      </w:pPr>
      <w:r>
        <w:rPr>
          <w:rStyle w:val="CommentReference"/>
        </w:rPr>
        <w:annotationRef/>
      </w:r>
      <w:r>
        <w:t>Hierbij de verbeterde versie.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73DCB" w15:done="0"/>
  <w15:commentEx w15:paraId="65AACD5C" w15:paraIdParent="1DC73D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9621F" w14:textId="77777777" w:rsidR="007C3458" w:rsidRDefault="007C3458" w:rsidP="00550666">
      <w:pPr>
        <w:spacing w:after="0" w:line="240" w:lineRule="auto"/>
      </w:pPr>
      <w:r>
        <w:separator/>
      </w:r>
    </w:p>
  </w:endnote>
  <w:endnote w:type="continuationSeparator" w:id="0">
    <w:p w14:paraId="62DC6162" w14:textId="77777777" w:rsidR="007C3458" w:rsidRDefault="007C3458"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4092"/>
      <w:docPartObj>
        <w:docPartGallery w:val="Page Numbers (Bottom of Page)"/>
        <w:docPartUnique/>
      </w:docPartObj>
    </w:sdtPr>
    <w:sdtEndPr/>
    <w:sdtContent>
      <w:sdt>
        <w:sdtPr>
          <w:id w:val="-1769616900"/>
          <w:docPartObj>
            <w:docPartGallery w:val="Page Numbers (Top of Page)"/>
            <w:docPartUnique/>
          </w:docPartObj>
        </w:sdtPr>
        <w:sdtEndPr/>
        <w:sdtContent>
          <w:p w14:paraId="01A2248E" w14:textId="2AFA5A3F" w:rsidR="00E36B85" w:rsidRDefault="00E36B85">
            <w:pPr>
              <w:pStyle w:val="Footer"/>
              <w:jc w:val="right"/>
            </w:pPr>
            <w:r>
              <w:t xml:space="preserve">Pagina </w:t>
            </w:r>
            <w:r>
              <w:rPr>
                <w:b/>
                <w:bCs/>
                <w:sz w:val="24"/>
                <w:szCs w:val="24"/>
              </w:rPr>
              <w:fldChar w:fldCharType="begin"/>
            </w:r>
            <w:r>
              <w:rPr>
                <w:b/>
                <w:bCs/>
              </w:rPr>
              <w:instrText>PAGE</w:instrText>
            </w:r>
            <w:r>
              <w:rPr>
                <w:b/>
                <w:bCs/>
                <w:sz w:val="24"/>
                <w:szCs w:val="24"/>
              </w:rPr>
              <w:fldChar w:fldCharType="separate"/>
            </w:r>
            <w:r w:rsidR="00037E73">
              <w:rPr>
                <w:b/>
                <w:bCs/>
                <w:noProof/>
              </w:rPr>
              <w:t>7</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037E73">
              <w:rPr>
                <w:b/>
                <w:bCs/>
                <w:noProof/>
              </w:rPr>
              <w:t>33</w:t>
            </w:r>
            <w:r>
              <w:rPr>
                <w:b/>
                <w:bCs/>
                <w:sz w:val="24"/>
                <w:szCs w:val="24"/>
              </w:rPr>
              <w:fldChar w:fldCharType="end"/>
            </w:r>
          </w:p>
        </w:sdtContent>
      </w:sdt>
    </w:sdtContent>
  </w:sdt>
  <w:p w14:paraId="4461059F" w14:textId="77777777" w:rsidR="00E36B85" w:rsidRDefault="00E36B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9A02B" w14:textId="77777777" w:rsidR="007C3458" w:rsidRDefault="007C3458" w:rsidP="00550666">
      <w:pPr>
        <w:spacing w:after="0" w:line="240" w:lineRule="auto"/>
      </w:pPr>
      <w:r>
        <w:separator/>
      </w:r>
    </w:p>
  </w:footnote>
  <w:footnote w:type="continuationSeparator" w:id="0">
    <w:p w14:paraId="487262B3" w14:textId="77777777" w:rsidR="007C3458" w:rsidRDefault="007C3458" w:rsidP="00550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93329" w14:textId="77777777" w:rsidR="00E36B85" w:rsidRPr="00F84042" w:rsidRDefault="00E36B85" w:rsidP="00D51D8E">
    <w:pPr>
      <w:pStyle w:val="Header"/>
      <w:tabs>
        <w:tab w:val="clear" w:pos="4536"/>
        <w:tab w:val="clear" w:pos="9072"/>
        <w:tab w:val="left" w:pos="6975"/>
      </w:tabs>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Testrapport Bikerent</w:t>
    </w: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82B46"/>
    <w:multiLevelType w:val="multilevel"/>
    <w:tmpl w:val="CA326F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2B7CBF"/>
    <w:multiLevelType w:val="multilevel"/>
    <w:tmpl w:val="F926F1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54A7C08"/>
    <w:multiLevelType w:val="multilevel"/>
    <w:tmpl w:val="1BDAC9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116E9C"/>
    <w:multiLevelType w:val="multilevel"/>
    <w:tmpl w:val="45B228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6081F00"/>
    <w:multiLevelType w:val="multilevel"/>
    <w:tmpl w:val="FB8824E0"/>
    <w:styleLink w:val="WWOutlineListStyle"/>
    <w:lvl w:ilvl="0">
      <w:start w:val="1"/>
      <w:numFmt w:val="none"/>
      <w:lvlText w:val="%1"/>
      <w:lvlJc w:val="left"/>
    </w:lvl>
    <w:lvl w:ilvl="1">
      <w:start w:val="1"/>
      <w:numFmt w:val="upperLetter"/>
      <w:lvlText w:val="Bijlage %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6BD072D"/>
    <w:multiLevelType w:val="multilevel"/>
    <w:tmpl w:val="DA8A8E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725661E"/>
    <w:multiLevelType w:val="multilevel"/>
    <w:tmpl w:val="D9C01A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2DB3B04"/>
    <w:multiLevelType w:val="multilevel"/>
    <w:tmpl w:val="92F653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3C42AEE"/>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7467993"/>
    <w:multiLevelType w:val="multilevel"/>
    <w:tmpl w:val="785CCB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7FB9386B"/>
    <w:multiLevelType w:val="multilevel"/>
    <w:tmpl w:val="21A8B4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6"/>
  </w:num>
  <w:num w:numId="3">
    <w:abstractNumId w:val="11"/>
  </w:num>
  <w:num w:numId="4">
    <w:abstractNumId w:val="10"/>
  </w:num>
  <w:num w:numId="5">
    <w:abstractNumId w:val="5"/>
  </w:num>
  <w:num w:numId="6">
    <w:abstractNumId w:val="5"/>
    <w:lvlOverride w:ilvl="0">
      <w:startOverride w:val="1"/>
    </w:lvlOverride>
    <w:lvlOverride w:ilvl="1">
      <w:startOverride w:val="1"/>
    </w:lvlOverride>
  </w:num>
  <w:num w:numId="7">
    <w:abstractNumId w:val="2"/>
  </w:num>
  <w:num w:numId="8">
    <w:abstractNumId w:val="13"/>
  </w:num>
  <w:num w:numId="9">
    <w:abstractNumId w:val="12"/>
  </w:num>
  <w:num w:numId="10">
    <w:abstractNumId w:val="9"/>
  </w:num>
  <w:num w:numId="11">
    <w:abstractNumId w:val="1"/>
  </w:num>
  <w:num w:numId="12">
    <w:abstractNumId w:val="0"/>
  </w:num>
  <w:num w:numId="13">
    <w:abstractNumId w:val="7"/>
  </w:num>
  <w:num w:numId="14">
    <w:abstractNumId w:val="8"/>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en Burgers">
    <w15:presenceInfo w15:providerId="Windows Live" w15:userId="900541e50e242413"/>
  </w15:person>
  <w15:person w15:author="Egdom, Ronald van">
    <w15:presenceInfo w15:providerId="None" w15:userId="Egdom, Ronald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oNotDisplayPageBoundari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37E73"/>
    <w:rsid w:val="000676A9"/>
    <w:rsid w:val="00077ADA"/>
    <w:rsid w:val="000D7DE6"/>
    <w:rsid w:val="00140BE3"/>
    <w:rsid w:val="001761F4"/>
    <w:rsid w:val="00177665"/>
    <w:rsid w:val="00183916"/>
    <w:rsid w:val="001A22A0"/>
    <w:rsid w:val="001A5A75"/>
    <w:rsid w:val="001B077C"/>
    <w:rsid w:val="001E1C12"/>
    <w:rsid w:val="0022459B"/>
    <w:rsid w:val="0024385E"/>
    <w:rsid w:val="002B2985"/>
    <w:rsid w:val="002C1604"/>
    <w:rsid w:val="002D7642"/>
    <w:rsid w:val="0030665E"/>
    <w:rsid w:val="003476C6"/>
    <w:rsid w:val="003A558D"/>
    <w:rsid w:val="003D57A7"/>
    <w:rsid w:val="003F7F37"/>
    <w:rsid w:val="00404081"/>
    <w:rsid w:val="00415C82"/>
    <w:rsid w:val="00424444"/>
    <w:rsid w:val="00427CB2"/>
    <w:rsid w:val="00445AD5"/>
    <w:rsid w:val="00461F20"/>
    <w:rsid w:val="004B20F4"/>
    <w:rsid w:val="004F5C29"/>
    <w:rsid w:val="0052033C"/>
    <w:rsid w:val="00550666"/>
    <w:rsid w:val="00551A19"/>
    <w:rsid w:val="00570940"/>
    <w:rsid w:val="00571992"/>
    <w:rsid w:val="00577921"/>
    <w:rsid w:val="005D1A5C"/>
    <w:rsid w:val="005F55DA"/>
    <w:rsid w:val="00631CC9"/>
    <w:rsid w:val="00642EC1"/>
    <w:rsid w:val="006B33F6"/>
    <w:rsid w:val="006D220D"/>
    <w:rsid w:val="006D759E"/>
    <w:rsid w:val="006E5869"/>
    <w:rsid w:val="00707763"/>
    <w:rsid w:val="00737DEB"/>
    <w:rsid w:val="00743EAD"/>
    <w:rsid w:val="0076673B"/>
    <w:rsid w:val="00776AE3"/>
    <w:rsid w:val="007A392D"/>
    <w:rsid w:val="007A7BD2"/>
    <w:rsid w:val="007B222B"/>
    <w:rsid w:val="007B7D88"/>
    <w:rsid w:val="007C3458"/>
    <w:rsid w:val="0081378A"/>
    <w:rsid w:val="00822BB3"/>
    <w:rsid w:val="008373C5"/>
    <w:rsid w:val="00846FC7"/>
    <w:rsid w:val="00847F40"/>
    <w:rsid w:val="00886AF9"/>
    <w:rsid w:val="008A1F61"/>
    <w:rsid w:val="008B097D"/>
    <w:rsid w:val="008B26A4"/>
    <w:rsid w:val="008C38FC"/>
    <w:rsid w:val="008C7B9E"/>
    <w:rsid w:val="008F6091"/>
    <w:rsid w:val="0094475B"/>
    <w:rsid w:val="00977692"/>
    <w:rsid w:val="009B600A"/>
    <w:rsid w:val="009D6612"/>
    <w:rsid w:val="00A15A22"/>
    <w:rsid w:val="00A533C1"/>
    <w:rsid w:val="00AB3BE4"/>
    <w:rsid w:val="00AB6751"/>
    <w:rsid w:val="00AC410C"/>
    <w:rsid w:val="00AE2158"/>
    <w:rsid w:val="00AE707C"/>
    <w:rsid w:val="00AF57A7"/>
    <w:rsid w:val="00B3267A"/>
    <w:rsid w:val="00BE3FF5"/>
    <w:rsid w:val="00C1574F"/>
    <w:rsid w:val="00C17082"/>
    <w:rsid w:val="00C84BDA"/>
    <w:rsid w:val="00CC01F3"/>
    <w:rsid w:val="00CE450F"/>
    <w:rsid w:val="00D51D8E"/>
    <w:rsid w:val="00D90431"/>
    <w:rsid w:val="00DB284A"/>
    <w:rsid w:val="00DC0841"/>
    <w:rsid w:val="00DD1943"/>
    <w:rsid w:val="00DD6C93"/>
    <w:rsid w:val="00DF27C2"/>
    <w:rsid w:val="00E36B85"/>
    <w:rsid w:val="00E41789"/>
    <w:rsid w:val="00E93F8C"/>
    <w:rsid w:val="00EB706E"/>
    <w:rsid w:val="00EC662C"/>
    <w:rsid w:val="00EE24EC"/>
    <w:rsid w:val="00F33FB2"/>
    <w:rsid w:val="00F34A99"/>
    <w:rsid w:val="00F47A16"/>
    <w:rsid w:val="00F5166E"/>
    <w:rsid w:val="00F84042"/>
    <w:rsid w:val="00F84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585B7"/>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B09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2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Heading1Char">
    <w:name w:val="Heading 1 Char"/>
    <w:basedOn w:val="DefaultParagraphFont"/>
    <w:link w:val="Heading1"/>
    <w:uiPriority w:val="9"/>
    <w:rsid w:val="00415C82"/>
    <w:rPr>
      <w:rFonts w:asciiTheme="majorHAnsi" w:eastAsiaTheme="majorEastAsia" w:hAnsiTheme="majorHAnsi" w:cstheme="majorBidi"/>
      <w:color w:val="2E74B5" w:themeColor="accent1" w:themeShade="BF"/>
      <w:sz w:val="32"/>
      <w:szCs w:val="32"/>
      <w:lang w:val="nl-NL"/>
    </w:rPr>
  </w:style>
  <w:style w:type="table" w:styleId="TableGrid">
    <w:name w:val="Table Grid"/>
    <w:basedOn w:val="TableNormal"/>
    <w:uiPriority w:val="39"/>
    <w:rsid w:val="005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0666"/>
    <w:pPr>
      <w:outlineLvl w:val="9"/>
    </w:pPr>
    <w:rPr>
      <w:lang w:eastAsia="nl-NL"/>
    </w:rPr>
  </w:style>
  <w:style w:type="paragraph" w:styleId="TOC1">
    <w:name w:val="toc 1"/>
    <w:basedOn w:val="Normal"/>
    <w:next w:val="Normal"/>
    <w:autoRedefine/>
    <w:uiPriority w:val="39"/>
    <w:unhideWhenUsed/>
    <w:rsid w:val="00550666"/>
    <w:pPr>
      <w:spacing w:after="100"/>
    </w:pPr>
  </w:style>
  <w:style w:type="character" w:styleId="Hyperlink">
    <w:name w:val="Hyperlink"/>
    <w:basedOn w:val="DefaultParagraphFont"/>
    <w:uiPriority w:val="99"/>
    <w:unhideWhenUsed/>
    <w:rsid w:val="00550666"/>
    <w:rPr>
      <w:color w:val="0563C1" w:themeColor="hyperlink"/>
      <w:u w:val="single"/>
    </w:rPr>
  </w:style>
  <w:style w:type="paragraph" w:styleId="Header">
    <w:name w:val="header"/>
    <w:basedOn w:val="Normal"/>
    <w:link w:val="HeaderChar"/>
    <w:uiPriority w:val="99"/>
    <w:unhideWhenUsed/>
    <w:rsid w:val="005506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666"/>
    <w:rPr>
      <w:lang w:val="nl-NL"/>
    </w:rPr>
  </w:style>
  <w:style w:type="paragraph" w:styleId="Footer">
    <w:name w:val="footer"/>
    <w:basedOn w:val="Normal"/>
    <w:link w:val="FooterChar"/>
    <w:uiPriority w:val="99"/>
    <w:unhideWhenUsed/>
    <w:rsid w:val="005506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666"/>
    <w:rPr>
      <w:lang w:val="nl-NL"/>
    </w:rPr>
  </w:style>
  <w:style w:type="paragraph" w:styleId="ListParagraph">
    <w:name w:val="List Paragraph"/>
    <w:basedOn w:val="Normal"/>
    <w:uiPriority w:val="34"/>
    <w:qFormat/>
    <w:rsid w:val="00F84042"/>
    <w:pPr>
      <w:ind w:left="720"/>
      <w:contextualSpacing/>
    </w:pPr>
  </w:style>
  <w:style w:type="table" w:styleId="PlainTable1">
    <w:name w:val="Plain Table 1"/>
    <w:basedOn w:val="TableNormal"/>
    <w:uiPriority w:val="41"/>
    <w:rsid w:val="008137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E93F8C"/>
    <w:rPr>
      <w:rFonts w:asciiTheme="majorHAnsi" w:eastAsiaTheme="majorEastAsia" w:hAnsiTheme="majorHAnsi" w:cstheme="majorBidi"/>
      <w:color w:val="2E74B5" w:themeColor="accent1" w:themeShade="BF"/>
      <w:sz w:val="26"/>
      <w:szCs w:val="26"/>
      <w:lang w:val="nl-NL"/>
    </w:rPr>
  </w:style>
  <w:style w:type="table" w:styleId="GridTable4-Accent5">
    <w:name w:val="Grid Table 4 Accent 5"/>
    <w:basedOn w:val="TableNormal"/>
    <w:uiPriority w:val="49"/>
    <w:rsid w:val="008C7B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CC01F3"/>
    <w:pPr>
      <w:spacing w:after="100"/>
      <w:ind w:left="220"/>
    </w:pPr>
  </w:style>
  <w:style w:type="character" w:customStyle="1" w:styleId="Standaardalinea-lettertype2">
    <w:name w:val="Standaardalinea-lettertype2"/>
    <w:rsid w:val="00743EAD"/>
  </w:style>
  <w:style w:type="paragraph" w:customStyle="1" w:styleId="Standaard2">
    <w:name w:val="Standaard2"/>
    <w:rsid w:val="00743EAD"/>
    <w:pPr>
      <w:suppressAutoHyphens/>
      <w:autoSpaceDN w:val="0"/>
      <w:spacing w:line="240" w:lineRule="auto"/>
      <w:textAlignment w:val="baseline"/>
    </w:pPr>
    <w:rPr>
      <w:rFonts w:ascii="Calibri" w:eastAsia="MS Mincho" w:hAnsi="Calibri" w:cs="Times New Roman"/>
      <w:lang w:val="nl-NL"/>
    </w:rPr>
  </w:style>
  <w:style w:type="paragraph" w:customStyle="1" w:styleId="Kop21">
    <w:name w:val="Kop 21"/>
    <w:basedOn w:val="Standaard2"/>
    <w:next w:val="Standaard2"/>
    <w:rsid w:val="00743EAD"/>
    <w:pPr>
      <w:keepNext/>
      <w:keepLines/>
      <w:spacing w:before="40" w:after="0"/>
      <w:outlineLvl w:val="1"/>
    </w:pPr>
    <w:rPr>
      <w:rFonts w:ascii="Calibri Light" w:eastAsia="MS Gothic" w:hAnsi="Calibri Light"/>
      <w:color w:val="2E74B5"/>
      <w:sz w:val="32"/>
      <w:szCs w:val="32"/>
    </w:rPr>
  </w:style>
  <w:style w:type="character" w:customStyle="1" w:styleId="Heading3Char">
    <w:name w:val="Heading 3 Char"/>
    <w:basedOn w:val="DefaultParagraphFont"/>
    <w:link w:val="Heading3"/>
    <w:uiPriority w:val="9"/>
    <w:semiHidden/>
    <w:rsid w:val="008B097D"/>
    <w:rPr>
      <w:rFonts w:asciiTheme="majorHAnsi" w:eastAsiaTheme="majorEastAsia" w:hAnsiTheme="majorHAnsi" w:cstheme="majorBidi"/>
      <w:color w:val="1F4D78" w:themeColor="accent1" w:themeShade="7F"/>
      <w:sz w:val="24"/>
      <w:szCs w:val="24"/>
      <w:lang w:val="nl-NL"/>
    </w:rPr>
  </w:style>
  <w:style w:type="paragraph" w:customStyle="1" w:styleId="Standaard3">
    <w:name w:val="Standaard3"/>
    <w:rsid w:val="008B097D"/>
    <w:pPr>
      <w:suppressAutoHyphens/>
      <w:autoSpaceDN w:val="0"/>
      <w:spacing w:line="240" w:lineRule="auto"/>
      <w:textAlignment w:val="baseline"/>
    </w:pPr>
    <w:rPr>
      <w:rFonts w:ascii="Calibri" w:eastAsia="MS Mincho" w:hAnsi="Calibri" w:cs="Times New Roman"/>
      <w:lang w:val="nl-NL"/>
    </w:rPr>
  </w:style>
  <w:style w:type="numbering" w:customStyle="1" w:styleId="WWOutlineListStyle">
    <w:name w:val="WW_OutlineListStyle"/>
    <w:basedOn w:val="NoList"/>
    <w:rsid w:val="008B097D"/>
    <w:pPr>
      <w:numPr>
        <w:numId w:val="5"/>
      </w:numPr>
    </w:pPr>
  </w:style>
  <w:style w:type="paragraph" w:styleId="BalloonText">
    <w:name w:val="Balloon Text"/>
    <w:basedOn w:val="Normal"/>
    <w:link w:val="BalloonTextChar1"/>
    <w:uiPriority w:val="99"/>
    <w:semiHidden/>
    <w:unhideWhenUsed/>
    <w:rsid w:val="008B097D"/>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B097D"/>
    <w:rPr>
      <w:rFonts w:ascii="Segoe UI" w:hAnsi="Segoe UI" w:cs="Segoe UI"/>
      <w:sz w:val="18"/>
      <w:szCs w:val="18"/>
      <w:lang w:val="nl-NL"/>
    </w:rPr>
  </w:style>
  <w:style w:type="character" w:styleId="CommentReference">
    <w:name w:val="annotation reference"/>
    <w:basedOn w:val="DefaultParagraphFont"/>
    <w:uiPriority w:val="99"/>
    <w:semiHidden/>
    <w:unhideWhenUsed/>
    <w:rsid w:val="007B222B"/>
    <w:rPr>
      <w:sz w:val="18"/>
      <w:szCs w:val="18"/>
    </w:rPr>
  </w:style>
  <w:style w:type="paragraph" w:styleId="CommentText">
    <w:name w:val="annotation text"/>
    <w:basedOn w:val="Normal"/>
    <w:link w:val="CommentTextChar"/>
    <w:uiPriority w:val="99"/>
    <w:semiHidden/>
    <w:unhideWhenUsed/>
    <w:rsid w:val="007B222B"/>
    <w:pPr>
      <w:spacing w:line="240" w:lineRule="auto"/>
    </w:pPr>
    <w:rPr>
      <w:sz w:val="24"/>
      <w:szCs w:val="24"/>
    </w:rPr>
  </w:style>
  <w:style w:type="character" w:customStyle="1" w:styleId="CommentTextChar">
    <w:name w:val="Comment Text Char"/>
    <w:basedOn w:val="DefaultParagraphFont"/>
    <w:link w:val="CommentText"/>
    <w:uiPriority w:val="99"/>
    <w:semiHidden/>
    <w:rsid w:val="007B222B"/>
    <w:rPr>
      <w:sz w:val="24"/>
      <w:szCs w:val="24"/>
      <w:lang w:val="nl-NL"/>
    </w:rPr>
  </w:style>
  <w:style w:type="paragraph" w:styleId="CommentSubject">
    <w:name w:val="annotation subject"/>
    <w:basedOn w:val="CommentText"/>
    <w:next w:val="CommentText"/>
    <w:link w:val="CommentSubjectChar"/>
    <w:uiPriority w:val="99"/>
    <w:semiHidden/>
    <w:unhideWhenUsed/>
    <w:rsid w:val="007B222B"/>
    <w:rPr>
      <w:b/>
      <w:bCs/>
      <w:sz w:val="20"/>
      <w:szCs w:val="20"/>
    </w:rPr>
  </w:style>
  <w:style w:type="character" w:customStyle="1" w:styleId="CommentSubjectChar">
    <w:name w:val="Comment Subject Char"/>
    <w:basedOn w:val="CommentTextChar"/>
    <w:link w:val="CommentSubject"/>
    <w:uiPriority w:val="99"/>
    <w:semiHidden/>
    <w:rsid w:val="007B222B"/>
    <w:rPr>
      <w:b/>
      <w:bCs/>
      <w:sz w:val="20"/>
      <w:szCs w:val="20"/>
      <w:lang w:val="nl-NL"/>
    </w:rPr>
  </w:style>
  <w:style w:type="table" w:customStyle="1" w:styleId="Onopgemaaktetabel11">
    <w:name w:val="Onopgemaakte tabel 11"/>
    <w:basedOn w:val="TableNormal"/>
    <w:next w:val="PlainTable1"/>
    <w:uiPriority w:val="41"/>
    <w:rsid w:val="001761F4"/>
    <w:pPr>
      <w:spacing w:after="0" w:line="240" w:lineRule="auto"/>
    </w:pPr>
    <w:rPr>
      <w:lang w:val="nl-N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ur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2.0</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529B48-E9E9-4AC3-9048-604770349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4143</Words>
  <Characters>23617</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TestRapport BIKERENT</vt:lpstr>
      <vt:lpstr>TestRapport BIKERENT</vt:lpstr>
    </vt:vector>
  </TitlesOfParts>
  <Company/>
  <LinksUpToDate>false</LinksUpToDate>
  <CharactersWithSpaces>27705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Egdom, Ronald van</cp:lastModifiedBy>
  <cp:revision>4</cp:revision>
  <cp:lastPrinted>2015-11-20T20:14:00Z</cp:lastPrinted>
  <dcterms:created xsi:type="dcterms:W3CDTF">2015-11-20T20:12:00Z</dcterms:created>
  <dcterms:modified xsi:type="dcterms:W3CDTF">2015-11-20T20:19:00Z</dcterms:modified>
</cp:coreProperties>
</file>